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4CCB7" w14:textId="166AD44B" w:rsidR="00652D86" w:rsidRPr="0059268C" w:rsidRDefault="005738D0" w:rsidP="00F87436">
      <w:pPr>
        <w:spacing w:line="276" w:lineRule="auto"/>
        <w:jc w:val="center"/>
        <w:outlineLvl w:val="0"/>
        <w:rPr>
          <w:rFonts w:ascii="Comfortaa" w:eastAsia="Cambria" w:hAnsi="Comfortaa" w:cs="Arial"/>
          <w:b/>
          <w:smallCaps/>
          <w:color w:val="000000"/>
          <w:sz w:val="22"/>
          <w:szCs w:val="22"/>
          <w:u w:val="single"/>
        </w:rPr>
      </w:pPr>
      <w:r w:rsidRPr="0059268C">
        <w:rPr>
          <w:rFonts w:ascii="Comfortaa" w:eastAsia="Cambria" w:hAnsi="Comfortaa" w:cs="Arial"/>
          <w:b/>
          <w:smallCaps/>
          <w:color w:val="000000"/>
          <w:sz w:val="22"/>
          <w:szCs w:val="22"/>
          <w:u w:val="single"/>
        </w:rPr>
        <w:t>T</w:t>
      </w:r>
      <w:r w:rsidR="0066240C" w:rsidRPr="0059268C">
        <w:rPr>
          <w:rFonts w:ascii="Comfortaa" w:eastAsia="Cambria" w:hAnsi="Comfortaa" w:cs="Arial"/>
          <w:b/>
          <w:smallCaps/>
          <w:color w:val="000000"/>
          <w:sz w:val="22"/>
          <w:szCs w:val="22"/>
          <w:u w:val="single"/>
        </w:rPr>
        <w:t>ÉRMINOS Y CONDICIONES</w:t>
      </w:r>
    </w:p>
    <w:p w14:paraId="1B5EF074" w14:textId="11EB4BBD" w:rsidR="00452E21" w:rsidRPr="0059268C" w:rsidRDefault="00452E21" w:rsidP="00F87436">
      <w:pPr>
        <w:spacing w:line="276" w:lineRule="auto"/>
        <w:jc w:val="center"/>
        <w:outlineLvl w:val="0"/>
        <w:rPr>
          <w:rFonts w:ascii="Comfortaa" w:eastAsia="Cambria" w:hAnsi="Comfortaa" w:cs="Arial"/>
          <w:b/>
          <w:smallCaps/>
          <w:color w:val="000000"/>
          <w:sz w:val="22"/>
          <w:szCs w:val="22"/>
          <w:u w:val="single"/>
        </w:rPr>
      </w:pPr>
      <w:r w:rsidRPr="0059268C">
        <w:rPr>
          <w:rFonts w:ascii="Comfortaa" w:eastAsia="Cambria" w:hAnsi="Comfortaa" w:cs="Arial"/>
          <w:b/>
          <w:smallCaps/>
          <w:color w:val="000000"/>
          <w:sz w:val="22"/>
          <w:szCs w:val="22"/>
          <w:u w:val="single"/>
        </w:rPr>
        <w:t>TERRAMATCH</w:t>
      </w:r>
    </w:p>
    <w:p w14:paraId="668E4578" w14:textId="77777777" w:rsidR="00E461FD" w:rsidRPr="0059268C" w:rsidRDefault="00E461FD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67F7552A" w14:textId="22B19C25" w:rsidR="00652D86" w:rsidRPr="0059268C" w:rsidRDefault="00652D86" w:rsidP="00CC4039">
      <w:pPr>
        <w:spacing w:line="276" w:lineRule="auto"/>
        <w:rPr>
          <w:rFonts w:ascii="Comfortaa" w:hAnsi="Comfortaa" w:cs="Arial"/>
          <w:b/>
          <w:bCs/>
          <w:color w:val="000000"/>
          <w:sz w:val="22"/>
          <w:szCs w:val="22"/>
          <w:lang w:val="es-CO"/>
        </w:rPr>
      </w:pPr>
      <w:r w:rsidRPr="0059268C">
        <w:rPr>
          <w:rFonts w:ascii="Comfortaa" w:hAnsi="Comfortaa" w:cs="Arial"/>
          <w:b/>
          <w:bCs/>
          <w:color w:val="000000"/>
          <w:sz w:val="22"/>
          <w:szCs w:val="22"/>
          <w:lang w:val="es-CO"/>
        </w:rPr>
        <w:t xml:space="preserve">¡Bienvenido a </w:t>
      </w:r>
      <w:proofErr w:type="spellStart"/>
      <w:r w:rsidR="00452E21" w:rsidRPr="0059268C">
        <w:rPr>
          <w:rFonts w:ascii="Comfortaa" w:hAnsi="Comfortaa" w:cs="Arial"/>
          <w:b/>
          <w:bCs/>
          <w:color w:val="000000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b/>
          <w:bCs/>
          <w:color w:val="000000"/>
          <w:sz w:val="22"/>
          <w:szCs w:val="22"/>
          <w:lang w:val="es-CO"/>
        </w:rPr>
        <w:t>!</w:t>
      </w:r>
    </w:p>
    <w:p w14:paraId="72D10C93" w14:textId="77777777" w:rsidR="00652D86" w:rsidRPr="0059268C" w:rsidRDefault="00652D86" w:rsidP="00CC4039">
      <w:pPr>
        <w:spacing w:line="276" w:lineRule="auto"/>
        <w:rPr>
          <w:rFonts w:ascii="Comfortaa" w:hAnsi="Comfortaa" w:cs="Arial"/>
          <w:color w:val="000000"/>
          <w:sz w:val="22"/>
          <w:szCs w:val="22"/>
          <w:lang w:val="es-CO"/>
        </w:rPr>
      </w:pPr>
    </w:p>
    <w:p w14:paraId="285C770D" w14:textId="75B4B13A" w:rsidR="00D459B5" w:rsidRPr="0059268C" w:rsidRDefault="008F4E62" w:rsidP="00CC4039">
      <w:pPr>
        <w:spacing w:line="276" w:lineRule="auto"/>
        <w:rPr>
          <w:rFonts w:ascii="Comfortaa" w:hAnsi="Comfortaa" w:cs="Arial"/>
          <w:color w:val="000000"/>
          <w:sz w:val="22"/>
          <w:szCs w:val="22"/>
          <w:lang w:val="es-CO"/>
        </w:rPr>
      </w:pPr>
      <w:r w:rsidRPr="0059268C">
        <w:rPr>
          <w:rFonts w:ascii="Comfortaa" w:hAnsi="Comfortaa" w:cs="Arial"/>
          <w:color w:val="000000"/>
          <w:sz w:val="22"/>
          <w:szCs w:val="22"/>
          <w:lang w:val="es-CO"/>
        </w:rPr>
        <w:t>Estos</w:t>
      </w:r>
      <w:r w:rsidR="00DE0905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 </w:t>
      </w:r>
      <w:r w:rsidR="00D459B5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términos y condiciones </w:t>
      </w:r>
      <w:r w:rsidR="00855F34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describen </w:t>
      </w:r>
      <w:r w:rsidR="00D459B5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la relación contractual entre </w:t>
      </w:r>
      <w:r w:rsidR="00452E21" w:rsidRPr="0059268C">
        <w:rPr>
          <w:rFonts w:ascii="Comfortaa" w:hAnsi="Comfortaa" w:cs="Arial"/>
          <w:color w:val="000000"/>
          <w:sz w:val="22"/>
          <w:szCs w:val="22"/>
          <w:lang w:val="es-CO"/>
        </w:rPr>
        <w:t>TERRAMATCH</w:t>
      </w:r>
      <w:r w:rsidR="00DE0905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 S.A.S.</w:t>
      </w:r>
      <w:r w:rsidR="00D459B5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, sociedad por acciones simplificada, identificada con NIT </w:t>
      </w:r>
      <w:r w:rsidR="00452E21" w:rsidRPr="0059268C">
        <w:rPr>
          <w:rFonts w:ascii="Comfortaa" w:hAnsi="Comfortaa" w:cs="Arial"/>
          <w:color w:val="000000"/>
          <w:sz w:val="22"/>
          <w:szCs w:val="22"/>
        </w:rPr>
        <w:t>901.612.770-8</w:t>
      </w:r>
      <w:r w:rsidR="00CF6E11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 (en adelante, “</w:t>
      </w:r>
      <w:proofErr w:type="spellStart"/>
      <w:r w:rsidR="00452E21" w:rsidRPr="0059268C">
        <w:rPr>
          <w:rFonts w:ascii="Comfortaa" w:hAnsi="Comfortaa" w:cs="Arial"/>
          <w:color w:val="000000"/>
          <w:sz w:val="22"/>
          <w:szCs w:val="22"/>
          <w:lang w:val="es-CO"/>
        </w:rPr>
        <w:t>TerraMatch</w:t>
      </w:r>
      <w:proofErr w:type="spellEnd"/>
      <w:r w:rsidR="00CF6E11" w:rsidRPr="0059268C">
        <w:rPr>
          <w:rFonts w:ascii="Comfortaa" w:hAnsi="Comfortaa" w:cs="Arial"/>
          <w:color w:val="000000"/>
          <w:sz w:val="22"/>
          <w:szCs w:val="22"/>
          <w:lang w:val="es-CO"/>
        </w:rPr>
        <w:t>”)</w:t>
      </w:r>
      <w:r w:rsidR="00510E3C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 y </w:t>
      </w:r>
      <w:r w:rsidR="005738D0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Tú, </w:t>
      </w:r>
      <w:r w:rsidR="00452E21" w:rsidRPr="0059268C">
        <w:rPr>
          <w:rFonts w:ascii="Comfortaa" w:hAnsi="Comfortaa" w:cs="Arial"/>
          <w:color w:val="000000"/>
          <w:sz w:val="22"/>
          <w:szCs w:val="22"/>
          <w:lang w:val="es-CO"/>
        </w:rPr>
        <w:t>nuestro Usuario</w:t>
      </w:r>
      <w:r w:rsidR="00D459B5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. </w:t>
      </w:r>
    </w:p>
    <w:p w14:paraId="1365D88F" w14:textId="77777777" w:rsidR="00E461FD" w:rsidRPr="0059268C" w:rsidRDefault="00E461FD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45319F1F" w14:textId="59F4400C" w:rsidR="00E461FD" w:rsidRPr="0059268C" w:rsidRDefault="0066240C" w:rsidP="00CC4039">
      <w:pPr>
        <w:spacing w:line="276" w:lineRule="auto"/>
        <w:rPr>
          <w:rFonts w:ascii="Comfortaa" w:hAnsi="Comfortaa" w:cs="Arial"/>
          <w:color w:val="000000"/>
          <w:sz w:val="22"/>
          <w:szCs w:val="22"/>
        </w:rPr>
      </w:pPr>
      <w:r w:rsidRPr="0059268C">
        <w:rPr>
          <w:rFonts w:ascii="Comfortaa" w:hAnsi="Comfortaa" w:cs="Arial"/>
          <w:color w:val="000000"/>
          <w:sz w:val="22"/>
          <w:szCs w:val="22"/>
        </w:rPr>
        <w:t xml:space="preserve">Mediante </w:t>
      </w:r>
      <w:r w:rsidR="00452E21" w:rsidRPr="0059268C">
        <w:rPr>
          <w:rFonts w:ascii="Comfortaa" w:hAnsi="Comfortaa" w:cs="Arial"/>
          <w:color w:val="000000"/>
          <w:sz w:val="22"/>
          <w:szCs w:val="22"/>
        </w:rPr>
        <w:t>el uso de la plataforma</w:t>
      </w:r>
      <w:r w:rsidRPr="0059268C">
        <w:rPr>
          <w:rFonts w:ascii="Comfortaa" w:hAnsi="Comfortaa" w:cs="Arial"/>
          <w:color w:val="000000"/>
          <w:sz w:val="22"/>
          <w:szCs w:val="22"/>
        </w:rPr>
        <w:t>,</w:t>
      </w:r>
      <w:r w:rsidR="003022E0" w:rsidRPr="0059268C">
        <w:rPr>
          <w:rFonts w:ascii="Comfortaa" w:hAnsi="Comfortaa" w:cs="Arial"/>
          <w:color w:val="000000"/>
          <w:sz w:val="22"/>
          <w:szCs w:val="22"/>
        </w:rPr>
        <w:t xml:space="preserve"> </w:t>
      </w:r>
      <w:r w:rsidR="003022E0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al hacer clic en </w:t>
      </w:r>
      <w:r w:rsidR="00452E21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“ofrezca su local”, “encuentre su local”, </w:t>
      </w:r>
      <w:r w:rsidR="003022E0" w:rsidRPr="0059268C">
        <w:rPr>
          <w:rFonts w:ascii="Comfortaa" w:hAnsi="Comfortaa" w:cs="Arial"/>
          <w:color w:val="000000"/>
          <w:sz w:val="22"/>
          <w:szCs w:val="22"/>
          <w:lang w:val="es-CO"/>
        </w:rPr>
        <w:t>“</w:t>
      </w:r>
      <w:r w:rsidR="00452E21" w:rsidRPr="0059268C">
        <w:rPr>
          <w:rFonts w:ascii="Comfortaa" w:hAnsi="Comfortaa" w:cs="Arial"/>
          <w:color w:val="000000"/>
          <w:sz w:val="22"/>
          <w:szCs w:val="22"/>
          <w:lang w:val="es-CO"/>
        </w:rPr>
        <w:t>enviar</w:t>
      </w:r>
      <w:r w:rsidR="003022E0" w:rsidRPr="0059268C">
        <w:rPr>
          <w:rFonts w:ascii="Comfortaa" w:hAnsi="Comfortaa" w:cs="Arial"/>
          <w:color w:val="000000"/>
          <w:sz w:val="22"/>
          <w:szCs w:val="22"/>
          <w:lang w:val="es-CO"/>
        </w:rPr>
        <w:t>”</w:t>
      </w:r>
      <w:r w:rsidR="00C34EB3" w:rsidRPr="0059268C">
        <w:rPr>
          <w:rFonts w:ascii="Comfortaa" w:hAnsi="Comfortaa" w:cs="Arial"/>
          <w:color w:val="000000"/>
          <w:sz w:val="22"/>
          <w:szCs w:val="22"/>
          <w:lang w:val="es-CO"/>
        </w:rPr>
        <w:t>,</w:t>
      </w:r>
      <w:r w:rsidR="00452E21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 </w:t>
      </w:r>
      <w:r w:rsidR="003022E0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u otro enlace similar, al acceder o al utilizar nuestros </w:t>
      </w:r>
      <w:r w:rsidR="00FD6DC1" w:rsidRPr="0059268C">
        <w:rPr>
          <w:rFonts w:ascii="Comfortaa" w:hAnsi="Comfortaa" w:cs="Arial"/>
          <w:color w:val="000000"/>
          <w:sz w:val="22"/>
          <w:szCs w:val="22"/>
          <w:lang w:val="es-CO"/>
        </w:rPr>
        <w:t>S</w:t>
      </w:r>
      <w:r w:rsidR="003022E0" w:rsidRPr="0059268C">
        <w:rPr>
          <w:rFonts w:ascii="Comfortaa" w:hAnsi="Comfortaa" w:cs="Arial"/>
          <w:color w:val="000000"/>
          <w:sz w:val="22"/>
          <w:szCs w:val="22"/>
          <w:lang w:val="es-CO"/>
        </w:rPr>
        <w:t>ervicios, y/o al aceptar electrónica y expresamente los presentes términos y condiciones</w:t>
      </w:r>
      <w:r w:rsidRPr="0059268C">
        <w:rPr>
          <w:rFonts w:ascii="Comfortaa" w:hAnsi="Comfortaa" w:cs="Arial"/>
          <w:color w:val="000000"/>
          <w:sz w:val="22"/>
          <w:szCs w:val="22"/>
        </w:rPr>
        <w:t>, manifiesta</w:t>
      </w:r>
      <w:r w:rsidR="005738D0" w:rsidRPr="0059268C">
        <w:rPr>
          <w:rFonts w:ascii="Comfortaa" w:hAnsi="Comfortaa" w:cs="Arial"/>
          <w:color w:val="000000"/>
          <w:sz w:val="22"/>
          <w:szCs w:val="22"/>
        </w:rPr>
        <w:t>s</w:t>
      </w:r>
      <w:r w:rsidRPr="0059268C">
        <w:rPr>
          <w:rFonts w:ascii="Comfortaa" w:hAnsi="Comfortaa" w:cs="Arial"/>
          <w:color w:val="000000"/>
          <w:sz w:val="22"/>
          <w:szCs w:val="22"/>
        </w:rPr>
        <w:t xml:space="preserve"> </w:t>
      </w:r>
      <w:r w:rsidR="000C1109" w:rsidRPr="0059268C">
        <w:rPr>
          <w:rFonts w:ascii="Comfortaa" w:hAnsi="Comfortaa" w:cs="Arial"/>
          <w:color w:val="000000"/>
          <w:sz w:val="22"/>
          <w:szCs w:val="22"/>
        </w:rPr>
        <w:t>t</w:t>
      </w:r>
      <w:r w:rsidRPr="0059268C">
        <w:rPr>
          <w:rFonts w:ascii="Comfortaa" w:hAnsi="Comfortaa" w:cs="Arial"/>
          <w:color w:val="000000"/>
          <w:sz w:val="22"/>
          <w:szCs w:val="22"/>
        </w:rPr>
        <w:t>u consentimiento y aceptación sobre los mismos</w:t>
      </w:r>
      <w:r w:rsidR="003022E0" w:rsidRPr="0059268C">
        <w:rPr>
          <w:rFonts w:ascii="Comfortaa" w:hAnsi="Comfortaa" w:cs="Arial"/>
          <w:color w:val="000000"/>
          <w:sz w:val="22"/>
          <w:szCs w:val="22"/>
          <w:lang w:val="es-CO"/>
        </w:rPr>
        <w:t xml:space="preserve">. </w:t>
      </w:r>
    </w:p>
    <w:p w14:paraId="4C64E7E1" w14:textId="77777777" w:rsidR="00E461FD" w:rsidRPr="0059268C" w:rsidRDefault="00E461FD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37C82665" w14:textId="09E9D119" w:rsidR="00E461FD" w:rsidRPr="0059268C" w:rsidRDefault="0066240C" w:rsidP="00CC4039">
      <w:pPr>
        <w:spacing w:line="276" w:lineRule="auto"/>
        <w:rPr>
          <w:rFonts w:ascii="Comfortaa" w:hAnsi="Comfortaa" w:cs="Arial"/>
          <w:b/>
          <w:sz w:val="22"/>
          <w:szCs w:val="22"/>
        </w:rPr>
      </w:pPr>
      <w:r w:rsidRPr="0059268C">
        <w:rPr>
          <w:rFonts w:ascii="Comfortaa" w:hAnsi="Comfortaa" w:cs="Arial"/>
          <w:b/>
          <w:sz w:val="22"/>
          <w:szCs w:val="22"/>
        </w:rPr>
        <w:t>¿</w:t>
      </w:r>
      <w:r w:rsidR="00B20985" w:rsidRPr="0059268C">
        <w:rPr>
          <w:rFonts w:ascii="Comfortaa" w:hAnsi="Comfortaa" w:cs="Arial"/>
          <w:b/>
          <w:sz w:val="22"/>
          <w:szCs w:val="22"/>
        </w:rPr>
        <w:t>Qué</w:t>
      </w:r>
      <w:r w:rsidRPr="0059268C">
        <w:rPr>
          <w:rFonts w:ascii="Comfortaa" w:hAnsi="Comfortaa" w:cs="Arial"/>
          <w:b/>
          <w:sz w:val="22"/>
          <w:szCs w:val="22"/>
        </w:rPr>
        <w:t xml:space="preserve"> es </w:t>
      </w:r>
      <w:proofErr w:type="spellStart"/>
      <w:r w:rsidR="00452E21" w:rsidRPr="0059268C">
        <w:rPr>
          <w:rFonts w:ascii="Comfortaa" w:hAnsi="Comfortaa" w:cs="Arial"/>
          <w:b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b/>
          <w:sz w:val="22"/>
          <w:szCs w:val="22"/>
        </w:rPr>
        <w:t>?</w:t>
      </w:r>
    </w:p>
    <w:p w14:paraId="642A2447" w14:textId="77777777" w:rsidR="00DE4754" w:rsidRPr="0059268C" w:rsidRDefault="00DE4754" w:rsidP="00CC4039">
      <w:pPr>
        <w:pStyle w:val="Prrafodelista"/>
        <w:spacing w:line="276" w:lineRule="auto"/>
        <w:rPr>
          <w:rFonts w:ascii="Comfortaa" w:hAnsi="Comfortaa" w:cs="Arial"/>
          <w:b/>
          <w:sz w:val="22"/>
          <w:szCs w:val="22"/>
        </w:rPr>
      </w:pPr>
    </w:p>
    <w:p w14:paraId="671B65EF" w14:textId="43179783" w:rsidR="000E6589" w:rsidRPr="0059268C" w:rsidRDefault="00452E21" w:rsidP="00CC4039">
      <w:pPr>
        <w:spacing w:line="276" w:lineRule="auto"/>
        <w:rPr>
          <w:rFonts w:ascii="Comfortaa" w:eastAsia="Book Antiqua" w:hAnsi="Comfortaa" w:cs="Arial"/>
          <w:sz w:val="22"/>
          <w:szCs w:val="22"/>
          <w:lang w:val="es-CO"/>
        </w:rPr>
      </w:pPr>
      <w:proofErr w:type="spellStart"/>
      <w:r w:rsidRPr="0059268C">
        <w:rPr>
          <w:rFonts w:ascii="Comfortaa" w:eastAsia="Book Antiqua" w:hAnsi="Comfortaa" w:cs="Arial"/>
          <w:sz w:val="22"/>
          <w:szCs w:val="22"/>
          <w:lang w:val="es-ES"/>
        </w:rPr>
        <w:t>TerraMatch</w:t>
      </w:r>
      <w:proofErr w:type="spellEnd"/>
      <w:r w:rsidR="00652D86" w:rsidRPr="0059268C">
        <w:rPr>
          <w:rFonts w:ascii="Comfortaa" w:eastAsia="Book Antiqua" w:hAnsi="Comfortaa" w:cs="Arial"/>
          <w:sz w:val="22"/>
          <w:szCs w:val="22"/>
          <w:lang w:val="es-ES"/>
        </w:rPr>
        <w:t xml:space="preserve"> es una </w:t>
      </w:r>
      <w:r w:rsidRPr="0059268C">
        <w:rPr>
          <w:rFonts w:ascii="Comfortaa" w:eastAsia="Book Antiqua" w:hAnsi="Comfortaa" w:cs="Arial"/>
          <w:sz w:val="22"/>
          <w:szCs w:val="22"/>
          <w:lang w:val="es-ES"/>
        </w:rPr>
        <w:t>plataforma web inteligente</w:t>
      </w:r>
      <w:r w:rsidR="00652D86" w:rsidRPr="0059268C">
        <w:rPr>
          <w:rFonts w:ascii="Comfortaa" w:eastAsia="Book Antiqua" w:hAnsi="Comfortaa" w:cs="Arial"/>
          <w:sz w:val="22"/>
          <w:szCs w:val="22"/>
          <w:lang w:val="es-ES"/>
        </w:rPr>
        <w:t xml:space="preserve"> que</w:t>
      </w:r>
      <w:r w:rsidRPr="0059268C">
        <w:rPr>
          <w:rFonts w:ascii="Comfortaa" w:eastAsia="Book Antiqua" w:hAnsi="Comfortaa" w:cs="Arial"/>
          <w:sz w:val="22"/>
          <w:szCs w:val="22"/>
          <w:lang w:val="es-ES"/>
        </w:rPr>
        <w:t xml:space="preserve"> encuentra locales comerciales ideales para la expansión de un negocio</w:t>
      </w:r>
      <w:r w:rsidR="00652D86" w:rsidRPr="0059268C">
        <w:rPr>
          <w:rFonts w:ascii="Comfortaa" w:eastAsia="Book Antiqua" w:hAnsi="Comfortaa" w:cs="Arial"/>
          <w:sz w:val="22"/>
          <w:szCs w:val="22"/>
          <w:lang w:val="es-ES"/>
        </w:rPr>
        <w:t>.</w:t>
      </w:r>
      <w:r w:rsidR="00022DBE" w:rsidRPr="0059268C">
        <w:rPr>
          <w:rFonts w:ascii="Comfortaa" w:eastAsia="Book Antiqua" w:hAnsi="Comfortaa" w:cs="Arial"/>
          <w:sz w:val="22"/>
          <w:szCs w:val="22"/>
        </w:rPr>
        <w:t xml:space="preserve"> </w:t>
      </w:r>
      <w:r w:rsidR="00652D86" w:rsidRPr="0059268C">
        <w:rPr>
          <w:rFonts w:ascii="Comfortaa" w:eastAsia="Book Antiqua" w:hAnsi="Comfortaa" w:cs="Arial"/>
          <w:sz w:val="22"/>
          <w:szCs w:val="22"/>
          <w:lang w:val="es-CO"/>
        </w:rPr>
        <w:t>P</w:t>
      </w:r>
      <w:r w:rsidR="00022DBE" w:rsidRPr="0059268C">
        <w:rPr>
          <w:rFonts w:ascii="Comfortaa" w:eastAsia="Book Antiqua" w:hAnsi="Comfortaa" w:cs="Arial"/>
          <w:sz w:val="22"/>
          <w:szCs w:val="22"/>
          <w:lang w:val="es-CO"/>
        </w:rPr>
        <w:t>resta</w:t>
      </w:r>
      <w:r w:rsidR="00652D86" w:rsidRPr="0059268C">
        <w:rPr>
          <w:rFonts w:ascii="Comfortaa" w:eastAsia="Book Antiqua" w:hAnsi="Comfortaa" w:cs="Arial"/>
          <w:sz w:val="22"/>
          <w:szCs w:val="22"/>
          <w:lang w:val="es-CO"/>
        </w:rPr>
        <w:t>mos</w:t>
      </w:r>
      <w:r w:rsidR="00022DBE" w:rsidRPr="0059268C">
        <w:rPr>
          <w:rFonts w:ascii="Comfortaa" w:eastAsia="Book Antiqua" w:hAnsi="Comfortaa" w:cs="Arial"/>
          <w:sz w:val="22"/>
          <w:szCs w:val="22"/>
          <w:lang w:val="es-CO"/>
        </w:rPr>
        <w:t xml:space="preserve"> un servicio que co</w:t>
      </w:r>
      <w:r w:rsidR="0000637D" w:rsidRPr="0059268C">
        <w:rPr>
          <w:rFonts w:ascii="Comfortaa" w:eastAsia="Book Antiqua" w:hAnsi="Comfortaa" w:cs="Arial"/>
          <w:sz w:val="22"/>
          <w:szCs w:val="22"/>
          <w:lang w:val="es-CO"/>
        </w:rPr>
        <w:t>n</w:t>
      </w:r>
      <w:r w:rsidR="00022DBE" w:rsidRPr="0059268C">
        <w:rPr>
          <w:rFonts w:ascii="Comfortaa" w:eastAsia="Book Antiqua" w:hAnsi="Comfortaa" w:cs="Arial"/>
          <w:sz w:val="22"/>
          <w:szCs w:val="22"/>
          <w:lang w:val="es-CO"/>
        </w:rPr>
        <w:t>siste</w:t>
      </w:r>
      <w:r w:rsidRPr="0059268C">
        <w:rPr>
          <w:rFonts w:ascii="Comfortaa" w:eastAsia="Book Antiqua" w:hAnsi="Comfortaa" w:cs="Arial"/>
          <w:sz w:val="22"/>
          <w:szCs w:val="22"/>
          <w:lang w:val="es-CO"/>
        </w:rPr>
        <w:t xml:space="preserve"> en conectar Usuarios que quieran arrendar o vender un local comercial, con Usuarios que quieran tomar en arriendo o comprar un local comercial</w:t>
      </w:r>
      <w:r w:rsidR="005738D0" w:rsidRPr="0059268C">
        <w:rPr>
          <w:rFonts w:ascii="Comfortaa" w:eastAsia="Book Antiqua" w:hAnsi="Comfortaa" w:cs="Arial"/>
          <w:sz w:val="22"/>
          <w:szCs w:val="22"/>
          <w:lang w:val="es-CO"/>
        </w:rPr>
        <w:t>.</w:t>
      </w:r>
      <w:r w:rsidRPr="0059268C">
        <w:rPr>
          <w:rFonts w:ascii="Comfortaa" w:eastAsia="Book Antiqua" w:hAnsi="Comfortaa" w:cs="Arial"/>
          <w:sz w:val="22"/>
          <w:szCs w:val="22"/>
          <w:lang w:val="es-CO"/>
        </w:rPr>
        <w:t xml:space="preserve"> Buscamos, validamos y encontramos tu match perfecto. </w:t>
      </w:r>
    </w:p>
    <w:p w14:paraId="04BF8267" w14:textId="527CE047" w:rsidR="00E461FD" w:rsidRPr="0059268C" w:rsidRDefault="00E461FD" w:rsidP="00CC4039">
      <w:pPr>
        <w:spacing w:line="276" w:lineRule="auto"/>
        <w:rPr>
          <w:rFonts w:ascii="Comfortaa" w:hAnsi="Comfortaa" w:cs="Arial"/>
          <w:sz w:val="22"/>
          <w:szCs w:val="22"/>
          <w:lang w:val="es-US"/>
        </w:rPr>
      </w:pPr>
    </w:p>
    <w:p w14:paraId="41FA5EEB" w14:textId="77777777" w:rsidR="00E461FD" w:rsidRPr="0059268C" w:rsidRDefault="0066240C" w:rsidP="00CC4039">
      <w:p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sz w:val="22"/>
          <w:szCs w:val="22"/>
        </w:rPr>
        <w:t>Definiciones</w:t>
      </w:r>
    </w:p>
    <w:p w14:paraId="3D182B5F" w14:textId="77777777" w:rsidR="00E461FD" w:rsidRPr="0059268C" w:rsidRDefault="00E461FD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6344B8B8" w14:textId="56DA101B" w:rsidR="00E461FD" w:rsidRPr="0059268C" w:rsidRDefault="00651F9A" w:rsidP="00CC4039">
      <w:p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Las siguientes definiciones te serán útiles para </w:t>
      </w:r>
      <w:r w:rsidR="00612ABF" w:rsidRPr="0059268C">
        <w:rPr>
          <w:rFonts w:ascii="Comfortaa" w:hAnsi="Comfortaa" w:cs="Arial"/>
          <w:sz w:val="22"/>
          <w:szCs w:val="22"/>
        </w:rPr>
        <w:t xml:space="preserve">comprender más fácilmente estos </w:t>
      </w:r>
      <w:r w:rsidR="00F87436" w:rsidRPr="0059268C">
        <w:rPr>
          <w:rFonts w:ascii="Comfortaa" w:hAnsi="Comfortaa" w:cs="Arial"/>
          <w:sz w:val="22"/>
          <w:szCs w:val="22"/>
        </w:rPr>
        <w:t>T</w:t>
      </w:r>
      <w:r w:rsidR="008F4E62" w:rsidRPr="0059268C">
        <w:rPr>
          <w:rFonts w:ascii="Comfortaa" w:hAnsi="Comfortaa" w:cs="Arial"/>
          <w:sz w:val="22"/>
          <w:szCs w:val="22"/>
        </w:rPr>
        <w:t xml:space="preserve">érminos y </w:t>
      </w:r>
      <w:r w:rsidR="00F87436" w:rsidRPr="0059268C">
        <w:rPr>
          <w:rFonts w:ascii="Comfortaa" w:hAnsi="Comfortaa" w:cs="Arial"/>
          <w:sz w:val="22"/>
          <w:szCs w:val="22"/>
        </w:rPr>
        <w:t>C</w:t>
      </w:r>
      <w:r w:rsidR="008F4E62" w:rsidRPr="0059268C">
        <w:rPr>
          <w:rFonts w:ascii="Comfortaa" w:hAnsi="Comfortaa" w:cs="Arial"/>
          <w:sz w:val="22"/>
          <w:szCs w:val="22"/>
        </w:rPr>
        <w:t>ondiciones:</w:t>
      </w:r>
    </w:p>
    <w:p w14:paraId="5AA31575" w14:textId="77777777" w:rsidR="00022DBE" w:rsidRPr="0059268C" w:rsidRDefault="00022DBE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6668ED9D" w14:textId="5EBE90F5" w:rsidR="00A20E66" w:rsidRPr="0059268C" w:rsidRDefault="00B42726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>Acuerdo</w:t>
      </w:r>
      <w:r w:rsidR="00A20E66" w:rsidRPr="0059268C">
        <w:rPr>
          <w:rFonts w:ascii="Comfortaa" w:hAnsi="Comfortaa" w:cs="Arial"/>
          <w:b/>
          <w:bCs/>
          <w:sz w:val="22"/>
          <w:szCs w:val="22"/>
        </w:rPr>
        <w:t>:</w:t>
      </w:r>
      <w:r w:rsidR="00A20E66" w:rsidRPr="0059268C">
        <w:rPr>
          <w:rFonts w:ascii="Comfortaa" w:hAnsi="Comfortaa" w:cs="Arial"/>
          <w:sz w:val="22"/>
          <w:szCs w:val="22"/>
        </w:rPr>
        <w:t xml:space="preserve"> es el acuerdo </w:t>
      </w:r>
      <w:r w:rsidR="00A20E66" w:rsidRPr="0059268C">
        <w:rPr>
          <w:rFonts w:ascii="Comfortaa" w:hAnsi="Comfortaa" w:cs="Arial"/>
          <w:sz w:val="22"/>
          <w:szCs w:val="22"/>
          <w:lang w:val="es-ES"/>
        </w:rPr>
        <w:t xml:space="preserve">que Tú y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ES"/>
        </w:rPr>
        <w:t>TerraMatch</w:t>
      </w:r>
      <w:proofErr w:type="spellEnd"/>
      <w:r w:rsidR="00A20E66" w:rsidRPr="0059268C">
        <w:rPr>
          <w:rFonts w:ascii="Comfortaa" w:hAnsi="Comfortaa" w:cs="Arial"/>
          <w:sz w:val="22"/>
          <w:szCs w:val="22"/>
          <w:lang w:val="es-ES"/>
        </w:rPr>
        <w:t xml:space="preserve"> celebran para que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ES"/>
        </w:rPr>
        <w:t>TerraMatch</w:t>
      </w:r>
      <w:proofErr w:type="spellEnd"/>
      <w:r w:rsidR="00A20E66" w:rsidRPr="0059268C">
        <w:rPr>
          <w:rFonts w:ascii="Comfortaa" w:hAnsi="Comfortaa" w:cs="Arial"/>
          <w:sz w:val="22"/>
          <w:szCs w:val="22"/>
          <w:lang w:val="es-ES"/>
        </w:rPr>
        <w:t xml:space="preserve"> pueda</w:t>
      </w:r>
      <w:r w:rsidR="00452E21" w:rsidRPr="0059268C">
        <w:rPr>
          <w:rFonts w:ascii="Comfortaa" w:hAnsi="Comfortaa" w:cs="Arial"/>
          <w:sz w:val="22"/>
          <w:szCs w:val="22"/>
          <w:lang w:val="es-ES"/>
        </w:rPr>
        <w:t xml:space="preserve"> buscar, validar y encontrar tu match</w:t>
      </w:r>
      <w:r w:rsidR="00A20E66" w:rsidRPr="0059268C">
        <w:rPr>
          <w:rFonts w:ascii="Comfortaa" w:hAnsi="Comfortaa" w:cs="Arial"/>
          <w:sz w:val="22"/>
          <w:szCs w:val="22"/>
          <w:lang w:val="es-ES"/>
        </w:rPr>
        <w:t>.</w:t>
      </w:r>
    </w:p>
    <w:p w14:paraId="33200C45" w14:textId="0FEC1209" w:rsidR="00A20E66" w:rsidRPr="0059268C" w:rsidRDefault="00A20E66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sz w:val="22"/>
          <w:szCs w:val="22"/>
        </w:rPr>
        <w:t>Contraprestación</w:t>
      </w:r>
      <w:r w:rsidRPr="0059268C">
        <w:rPr>
          <w:rFonts w:ascii="Comfortaa" w:hAnsi="Comfortaa" w:cs="Arial"/>
          <w:sz w:val="22"/>
          <w:szCs w:val="22"/>
        </w:rPr>
        <w:t xml:space="preserve">: </w:t>
      </w:r>
      <w:r w:rsidRPr="0059268C">
        <w:rPr>
          <w:rFonts w:ascii="Comfortaa" w:hAnsi="Comfortaa" w:cs="Arial"/>
          <w:sz w:val="22"/>
          <w:szCs w:val="22"/>
          <w:lang w:val="es-ES"/>
        </w:rPr>
        <w:t xml:space="preserve">es la suma </w:t>
      </w:r>
      <w:r w:rsidR="00381579" w:rsidRPr="0059268C">
        <w:rPr>
          <w:rFonts w:ascii="Comfortaa" w:hAnsi="Comfortaa" w:cs="Arial"/>
          <w:sz w:val="22"/>
          <w:szCs w:val="22"/>
          <w:lang w:val="es-ES"/>
        </w:rPr>
        <w:t xml:space="preserve">de dinero </w:t>
      </w:r>
      <w:r w:rsidRPr="0059268C">
        <w:rPr>
          <w:rFonts w:ascii="Comfortaa" w:hAnsi="Comfortaa" w:cs="Arial"/>
          <w:sz w:val="22"/>
          <w:szCs w:val="22"/>
          <w:lang w:val="es-ES"/>
        </w:rPr>
        <w:t xml:space="preserve">que </w:t>
      </w:r>
      <w:r w:rsidR="00A37F8E" w:rsidRPr="0059268C">
        <w:rPr>
          <w:rFonts w:ascii="Comfortaa" w:hAnsi="Comfortaa" w:cs="Arial"/>
          <w:sz w:val="22"/>
          <w:szCs w:val="22"/>
          <w:lang w:val="es-ES"/>
        </w:rPr>
        <w:t>T</w:t>
      </w:r>
      <w:r w:rsidRPr="0059268C">
        <w:rPr>
          <w:rFonts w:ascii="Comfortaa" w:hAnsi="Comfortaa" w:cs="Arial"/>
          <w:sz w:val="22"/>
          <w:szCs w:val="22"/>
          <w:lang w:val="es-ES"/>
        </w:rPr>
        <w:t xml:space="preserve">ú le pagarás a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ES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ES"/>
        </w:rPr>
        <w:t xml:space="preserve"> por</w:t>
      </w:r>
      <w:r w:rsidR="00A37F8E" w:rsidRPr="0059268C">
        <w:rPr>
          <w:rFonts w:ascii="Comfortaa" w:hAnsi="Comfortaa" w:cs="Arial"/>
          <w:sz w:val="22"/>
          <w:szCs w:val="22"/>
          <w:lang w:val="es-ES"/>
        </w:rPr>
        <w:t xml:space="preserve"> los Servicios</w:t>
      </w:r>
      <w:r w:rsidRPr="0059268C">
        <w:rPr>
          <w:rFonts w:ascii="Comfortaa" w:hAnsi="Comfortaa" w:cs="Arial"/>
          <w:sz w:val="22"/>
          <w:szCs w:val="22"/>
          <w:lang w:val="es-ES"/>
        </w:rPr>
        <w:t>.</w:t>
      </w:r>
    </w:p>
    <w:p w14:paraId="498ECC5E" w14:textId="34C5AF96" w:rsidR="00A37F8E" w:rsidRPr="0059268C" w:rsidRDefault="00A37F8E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 xml:space="preserve">Local: </w:t>
      </w:r>
      <w:r w:rsidRPr="0059268C">
        <w:rPr>
          <w:rFonts w:ascii="Comfortaa" w:hAnsi="Comfortaa" w:cs="Arial"/>
          <w:sz w:val="22"/>
          <w:szCs w:val="22"/>
        </w:rPr>
        <w:t xml:space="preserve">es el inmueble que Tú buscas vender, comprar o arrendar y que está destinado para actividades comerciales. </w:t>
      </w:r>
    </w:p>
    <w:p w14:paraId="7B9ECE67" w14:textId="07BB50DF" w:rsidR="00A37F8E" w:rsidRPr="0059268C" w:rsidRDefault="00A37F8E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 xml:space="preserve">Match: </w:t>
      </w:r>
      <w:r w:rsidRPr="0059268C">
        <w:rPr>
          <w:rFonts w:ascii="Comfortaa" w:hAnsi="Comfortaa" w:cs="Arial"/>
          <w:sz w:val="22"/>
          <w:szCs w:val="22"/>
        </w:rPr>
        <w:t xml:space="preserve">es el momento en el que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encuentra: (i) un cliente que está buscando un Local </w:t>
      </w:r>
      <w:r w:rsidR="00381579" w:rsidRPr="0059268C">
        <w:rPr>
          <w:rFonts w:ascii="Comfortaa" w:hAnsi="Comfortaa" w:cs="Arial"/>
          <w:sz w:val="22"/>
          <w:szCs w:val="22"/>
        </w:rPr>
        <w:t xml:space="preserve">para arrendar o comprar </w:t>
      </w:r>
      <w:r w:rsidRPr="0059268C">
        <w:rPr>
          <w:rFonts w:ascii="Comfortaa" w:hAnsi="Comfortaa" w:cs="Arial"/>
          <w:sz w:val="22"/>
          <w:szCs w:val="22"/>
        </w:rPr>
        <w:t xml:space="preserve">con las características del Local que </w:t>
      </w:r>
      <w:proofErr w:type="spellStart"/>
      <w:r w:rsidRPr="0059268C">
        <w:rPr>
          <w:rFonts w:ascii="Comfortaa" w:hAnsi="Comfortaa" w:cs="Arial"/>
          <w:sz w:val="22"/>
          <w:szCs w:val="22"/>
        </w:rPr>
        <w:t>tu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estás arrendando o vendiendo, o (</w:t>
      </w:r>
      <w:proofErr w:type="spellStart"/>
      <w:r w:rsidRPr="0059268C">
        <w:rPr>
          <w:rFonts w:ascii="Comfortaa" w:hAnsi="Comfortaa" w:cs="Arial"/>
          <w:sz w:val="22"/>
          <w:szCs w:val="22"/>
        </w:rPr>
        <w:t>ii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) una persona </w:t>
      </w:r>
      <w:r w:rsidR="00381579" w:rsidRPr="0059268C">
        <w:rPr>
          <w:rFonts w:ascii="Comfortaa" w:hAnsi="Comfortaa" w:cs="Arial"/>
          <w:sz w:val="22"/>
          <w:szCs w:val="22"/>
        </w:rPr>
        <w:t xml:space="preserve">natural o jurídica </w:t>
      </w:r>
      <w:r w:rsidRPr="0059268C">
        <w:rPr>
          <w:rFonts w:ascii="Comfortaa" w:hAnsi="Comfortaa" w:cs="Arial"/>
          <w:sz w:val="22"/>
          <w:szCs w:val="22"/>
        </w:rPr>
        <w:t xml:space="preserve">que está arrendando o vendiendo un Local con las características que Tú buscas. </w:t>
      </w:r>
    </w:p>
    <w:p w14:paraId="23294452" w14:textId="3114877F" w:rsidR="00A20E66" w:rsidRPr="0059268C" w:rsidRDefault="00A20E66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 xml:space="preserve">Plataforma: 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es el sitio web, aplicación o desarrollo informático, independientemente de su denominación, que </w:t>
      </w:r>
      <w:r w:rsidR="00A37F8E" w:rsidRPr="0059268C">
        <w:rPr>
          <w:rFonts w:ascii="Comfortaa" w:hAnsi="Comfortaa" w:cs="Arial"/>
          <w:sz w:val="22"/>
          <w:szCs w:val="22"/>
          <w:lang w:val="es-CO"/>
        </w:rPr>
        <w:t xml:space="preserve">te permite acceder a los Servicios de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. El nombre de la Plataforma, su formato y funcionamiento, podrá variar según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="00883287" w:rsidRPr="0059268C">
        <w:rPr>
          <w:rFonts w:ascii="Comfortaa" w:hAnsi="Comfortaa" w:cs="Arial"/>
          <w:sz w:val="22"/>
          <w:szCs w:val="22"/>
          <w:lang w:val="es-CO"/>
        </w:rPr>
        <w:t xml:space="preserve"> </w:t>
      </w:r>
      <w:r w:rsidRPr="0059268C">
        <w:rPr>
          <w:rFonts w:ascii="Comfortaa" w:hAnsi="Comfortaa" w:cs="Arial"/>
          <w:sz w:val="22"/>
          <w:szCs w:val="22"/>
          <w:lang w:val="es-CO"/>
        </w:rPr>
        <w:t>lo estime conveniente.</w:t>
      </w:r>
    </w:p>
    <w:p w14:paraId="78B7BF56" w14:textId="77777777" w:rsidR="00A20E66" w:rsidRPr="0059268C" w:rsidRDefault="00A20E66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>PQRSFD:</w:t>
      </w:r>
      <w:r w:rsidRPr="0059268C">
        <w:rPr>
          <w:rFonts w:ascii="Comfortaa" w:hAnsi="Comfortaa" w:cs="Arial"/>
          <w:sz w:val="22"/>
          <w:szCs w:val="22"/>
        </w:rPr>
        <w:t xml:space="preserve"> significa Peticiones, Quejas, Reclamos, Sugerencias, Felicitaciones y Denuncias.</w:t>
      </w:r>
    </w:p>
    <w:p w14:paraId="3C3439B5" w14:textId="1C01EF16" w:rsidR="00A20E66" w:rsidRPr="0059268C" w:rsidRDefault="00A37F8E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sz w:val="22"/>
          <w:szCs w:val="22"/>
          <w:lang w:val="es-ES"/>
        </w:rPr>
        <w:t>Servicios</w:t>
      </w:r>
      <w:r w:rsidR="00A20E66" w:rsidRPr="0059268C">
        <w:rPr>
          <w:rFonts w:ascii="Comfortaa" w:hAnsi="Comfortaa" w:cs="Arial"/>
          <w:b/>
          <w:sz w:val="22"/>
          <w:szCs w:val="22"/>
          <w:lang w:val="es-ES"/>
        </w:rPr>
        <w:t xml:space="preserve">: </w:t>
      </w:r>
      <w:r w:rsidR="00A20E66" w:rsidRPr="0059268C">
        <w:rPr>
          <w:rFonts w:ascii="Comfortaa" w:hAnsi="Comfortaa" w:cs="Arial"/>
          <w:sz w:val="22"/>
          <w:szCs w:val="22"/>
          <w:lang w:val="es-ES"/>
        </w:rPr>
        <w:t>son</w:t>
      </w:r>
      <w:r w:rsidRPr="0059268C">
        <w:rPr>
          <w:rFonts w:ascii="Comfortaa" w:hAnsi="Comfortaa" w:cs="Arial"/>
          <w:sz w:val="22"/>
          <w:szCs w:val="22"/>
          <w:lang w:val="es-ES"/>
        </w:rPr>
        <w:t xml:space="preserve"> los servicios de búsqueda y validación que realiza </w:t>
      </w:r>
      <w:proofErr w:type="spellStart"/>
      <w:r w:rsidRPr="0059268C">
        <w:rPr>
          <w:rFonts w:ascii="Comfortaa" w:hAnsi="Comfortaa" w:cs="Arial"/>
          <w:sz w:val="22"/>
          <w:szCs w:val="22"/>
          <w:lang w:val="es-ES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ES"/>
        </w:rPr>
        <w:t xml:space="preserve"> para que puedas encontrar tu Match perfecto</w:t>
      </w:r>
      <w:r w:rsidR="00A20E66" w:rsidRPr="0059268C">
        <w:rPr>
          <w:rFonts w:ascii="Comfortaa" w:hAnsi="Comfortaa" w:cs="Arial"/>
          <w:sz w:val="22"/>
          <w:szCs w:val="22"/>
          <w:lang w:val="es-ES"/>
        </w:rPr>
        <w:t>.</w:t>
      </w:r>
    </w:p>
    <w:p w14:paraId="113DE162" w14:textId="69C66574" w:rsidR="00B42726" w:rsidRPr="0059268C" w:rsidRDefault="00B42726" w:rsidP="000829FD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sz w:val="22"/>
          <w:szCs w:val="22"/>
        </w:rPr>
        <w:lastRenderedPageBreak/>
        <w:t>Usuario o Tú</w:t>
      </w:r>
      <w:r w:rsidRPr="0059268C">
        <w:rPr>
          <w:rFonts w:ascii="Comfortaa" w:hAnsi="Comfortaa" w:cs="Arial"/>
          <w:sz w:val="22"/>
          <w:szCs w:val="22"/>
        </w:rPr>
        <w:t xml:space="preserve">: significa </w:t>
      </w:r>
      <w:r w:rsidRPr="0059268C">
        <w:rPr>
          <w:rFonts w:ascii="Comfortaa" w:eastAsia="Book Antiqua" w:hAnsi="Comfortaa" w:cs="Arial"/>
          <w:color w:val="000000"/>
          <w:sz w:val="22"/>
          <w:szCs w:val="22"/>
        </w:rPr>
        <w:t>la persona natural o jurídica que busca arrendar o vender un local comercial, o que busca tomar en arriendo o comprar un local comercial</w:t>
      </w:r>
      <w:r w:rsidRPr="0059268C">
        <w:rPr>
          <w:rFonts w:ascii="Comfortaa" w:hAnsi="Comfortaa" w:cs="Arial"/>
          <w:sz w:val="22"/>
          <w:szCs w:val="22"/>
        </w:rPr>
        <w:t>.</w:t>
      </w:r>
    </w:p>
    <w:p w14:paraId="0AB1287C" w14:textId="77777777" w:rsidR="00311806" w:rsidRPr="0059268C" w:rsidRDefault="00311806" w:rsidP="00311806">
      <w:pPr>
        <w:pStyle w:val="Prrafodelista"/>
        <w:spacing w:line="276" w:lineRule="auto"/>
        <w:rPr>
          <w:rFonts w:ascii="Comfortaa" w:hAnsi="Comfortaa" w:cs="Arial"/>
          <w:sz w:val="22"/>
          <w:szCs w:val="22"/>
        </w:rPr>
      </w:pPr>
    </w:p>
    <w:p w14:paraId="0796AE10" w14:textId="4AB38A32" w:rsidR="005B4181" w:rsidRPr="0059268C" w:rsidRDefault="005B4181" w:rsidP="00CC4039">
      <w:pPr>
        <w:spacing w:line="276" w:lineRule="auto"/>
        <w:rPr>
          <w:rFonts w:ascii="Comfortaa" w:hAnsi="Comfortaa" w:cs="Arial"/>
          <w:b/>
          <w:sz w:val="22"/>
          <w:szCs w:val="22"/>
        </w:rPr>
      </w:pPr>
      <w:r w:rsidRPr="0059268C">
        <w:rPr>
          <w:rFonts w:ascii="Comfortaa" w:hAnsi="Comfortaa" w:cs="Arial"/>
          <w:b/>
          <w:sz w:val="22"/>
          <w:szCs w:val="22"/>
        </w:rPr>
        <w:t xml:space="preserve">¿Qué necesitas para </w:t>
      </w:r>
      <w:r w:rsidR="00A37F8E" w:rsidRPr="0059268C">
        <w:rPr>
          <w:rFonts w:ascii="Comfortaa" w:hAnsi="Comfortaa" w:cs="Arial"/>
          <w:b/>
          <w:sz w:val="22"/>
          <w:szCs w:val="22"/>
        </w:rPr>
        <w:t>usar los Servicios</w:t>
      </w:r>
      <w:r w:rsidRPr="0059268C">
        <w:rPr>
          <w:rFonts w:ascii="Comfortaa" w:hAnsi="Comfortaa" w:cs="Arial"/>
          <w:b/>
          <w:sz w:val="22"/>
          <w:szCs w:val="22"/>
        </w:rPr>
        <w:t>?</w:t>
      </w:r>
    </w:p>
    <w:p w14:paraId="3AA0604C" w14:textId="77777777" w:rsidR="005B4181" w:rsidRPr="0059268C" w:rsidRDefault="005B4181" w:rsidP="00CC4039">
      <w:pPr>
        <w:spacing w:line="276" w:lineRule="auto"/>
        <w:rPr>
          <w:rFonts w:ascii="Comfortaa" w:hAnsi="Comfortaa" w:cs="Arial"/>
          <w:b/>
          <w:sz w:val="22"/>
          <w:szCs w:val="22"/>
        </w:rPr>
      </w:pPr>
    </w:p>
    <w:p w14:paraId="359B1E33" w14:textId="75264623" w:rsidR="005B4181" w:rsidRPr="0059268C" w:rsidRDefault="005B4181" w:rsidP="00CC4039">
      <w:pPr>
        <w:spacing w:line="276" w:lineRule="auto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 xml:space="preserve">Para que puedas dar tu consentimiento y celebrar este </w:t>
      </w:r>
      <w:r w:rsidR="00B42726" w:rsidRPr="0059268C">
        <w:rPr>
          <w:rFonts w:ascii="Comfortaa" w:hAnsi="Comfortaa" w:cs="Arial"/>
          <w:bCs/>
          <w:sz w:val="22"/>
          <w:szCs w:val="22"/>
        </w:rPr>
        <w:t>Acuerdo</w:t>
      </w:r>
      <w:r w:rsidRPr="0059268C">
        <w:rPr>
          <w:rFonts w:ascii="Comfortaa" w:hAnsi="Comfortaa" w:cs="Arial"/>
          <w:bCs/>
          <w:sz w:val="22"/>
          <w:szCs w:val="22"/>
        </w:rPr>
        <w:t>, debes cumplir con los siguientes requisitos:</w:t>
      </w:r>
    </w:p>
    <w:p w14:paraId="1AE25529" w14:textId="77777777" w:rsidR="005B4181" w:rsidRPr="0059268C" w:rsidRDefault="005B4181" w:rsidP="00CC4039">
      <w:pPr>
        <w:spacing w:line="276" w:lineRule="auto"/>
        <w:rPr>
          <w:rFonts w:ascii="Comfortaa" w:hAnsi="Comfortaa" w:cs="Arial"/>
          <w:bCs/>
          <w:sz w:val="22"/>
          <w:szCs w:val="22"/>
        </w:rPr>
      </w:pPr>
    </w:p>
    <w:p w14:paraId="77E9B612" w14:textId="1034527B" w:rsidR="005B4181" w:rsidRPr="0059268C" w:rsidRDefault="005B4181" w:rsidP="000829FD">
      <w:pPr>
        <w:pStyle w:val="Prrafodelista"/>
        <w:numPr>
          <w:ilvl w:val="0"/>
          <w:numId w:val="1"/>
        </w:numPr>
        <w:spacing w:line="276" w:lineRule="auto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>Tener la capacidad</w:t>
      </w:r>
      <w:r w:rsidR="00381579" w:rsidRPr="0059268C">
        <w:rPr>
          <w:rFonts w:ascii="Comfortaa" w:hAnsi="Comfortaa" w:cs="Arial"/>
          <w:bCs/>
          <w:sz w:val="22"/>
          <w:szCs w:val="22"/>
        </w:rPr>
        <w:t xml:space="preserve"> </w:t>
      </w:r>
      <w:r w:rsidR="009D1572" w:rsidRPr="0059268C">
        <w:rPr>
          <w:rFonts w:ascii="Comfortaa" w:hAnsi="Comfortaa" w:cs="Arial"/>
          <w:bCs/>
          <w:sz w:val="22"/>
          <w:szCs w:val="22"/>
        </w:rPr>
        <w:t>jurídica</w:t>
      </w:r>
      <w:r w:rsidRPr="0059268C">
        <w:rPr>
          <w:rFonts w:ascii="Comfortaa" w:hAnsi="Comfortaa" w:cs="Arial"/>
          <w:bCs/>
          <w:sz w:val="22"/>
          <w:szCs w:val="22"/>
        </w:rPr>
        <w:t xml:space="preserve"> para celebrar un contrato.</w:t>
      </w:r>
    </w:p>
    <w:p w14:paraId="3EF9086D" w14:textId="10D73C09" w:rsidR="005B4181" w:rsidRPr="0059268C" w:rsidRDefault="005B4181" w:rsidP="000829FD">
      <w:pPr>
        <w:pStyle w:val="Prrafodelista"/>
        <w:numPr>
          <w:ilvl w:val="0"/>
          <w:numId w:val="1"/>
        </w:numPr>
        <w:spacing w:line="276" w:lineRule="auto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 xml:space="preserve">Contar con </w:t>
      </w:r>
      <w:r w:rsidR="00A37F8E" w:rsidRPr="0059268C">
        <w:rPr>
          <w:rFonts w:ascii="Comfortaa" w:hAnsi="Comfortaa" w:cs="Arial"/>
          <w:bCs/>
          <w:sz w:val="22"/>
          <w:szCs w:val="22"/>
        </w:rPr>
        <w:t>capacidad para celebrar el contrato de compraventa o arriendo sobre el Local, ya sea en calidad de propietario, inmobiliaria o bróker independiente</w:t>
      </w:r>
      <w:r w:rsidRPr="0059268C">
        <w:rPr>
          <w:rFonts w:ascii="Comfortaa" w:hAnsi="Comfortaa" w:cs="Arial"/>
          <w:bCs/>
          <w:sz w:val="22"/>
          <w:szCs w:val="22"/>
        </w:rPr>
        <w:t>.</w:t>
      </w:r>
    </w:p>
    <w:p w14:paraId="78AB8252" w14:textId="477F3586" w:rsidR="005B4181" w:rsidRPr="0059268C" w:rsidRDefault="005B4181" w:rsidP="000829FD">
      <w:pPr>
        <w:pStyle w:val="Prrafodelista"/>
        <w:numPr>
          <w:ilvl w:val="0"/>
          <w:numId w:val="1"/>
        </w:numPr>
        <w:spacing w:line="276" w:lineRule="auto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>Tener una cuenta bancari</w:t>
      </w:r>
      <w:r w:rsidR="00A37F8E" w:rsidRPr="0059268C">
        <w:rPr>
          <w:rFonts w:ascii="Comfortaa" w:hAnsi="Comfortaa" w:cs="Arial"/>
          <w:bCs/>
          <w:sz w:val="22"/>
          <w:szCs w:val="22"/>
        </w:rPr>
        <w:t>a</w:t>
      </w:r>
      <w:r w:rsidRPr="0059268C">
        <w:rPr>
          <w:rFonts w:ascii="Comfortaa" w:hAnsi="Comfortaa" w:cs="Arial"/>
          <w:bCs/>
          <w:sz w:val="22"/>
          <w:szCs w:val="22"/>
        </w:rPr>
        <w:t xml:space="preserve">. </w:t>
      </w:r>
    </w:p>
    <w:p w14:paraId="3060AB41" w14:textId="48C22890" w:rsidR="005B4181" w:rsidRPr="0059268C" w:rsidRDefault="005B4181" w:rsidP="000829FD">
      <w:pPr>
        <w:pStyle w:val="Prrafodelista"/>
        <w:numPr>
          <w:ilvl w:val="0"/>
          <w:numId w:val="1"/>
        </w:numPr>
        <w:spacing w:line="276" w:lineRule="auto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 xml:space="preserve">Haber aportado </w:t>
      </w:r>
      <w:r w:rsidR="0033244D" w:rsidRPr="0059268C">
        <w:rPr>
          <w:rFonts w:ascii="Comfortaa" w:hAnsi="Comfortaa" w:cs="Arial"/>
          <w:bCs/>
          <w:sz w:val="22"/>
          <w:szCs w:val="22"/>
        </w:rPr>
        <w:t xml:space="preserve">de manera completa </w:t>
      </w:r>
      <w:r w:rsidRPr="0059268C">
        <w:rPr>
          <w:rFonts w:ascii="Comfortaa" w:hAnsi="Comfortaa" w:cs="Arial"/>
          <w:bCs/>
          <w:sz w:val="22"/>
          <w:szCs w:val="22"/>
        </w:rPr>
        <w:t xml:space="preserve">la </w:t>
      </w:r>
      <w:r w:rsidR="00A37F8E" w:rsidRPr="0059268C">
        <w:rPr>
          <w:rFonts w:ascii="Comfortaa" w:hAnsi="Comfortaa" w:cs="Arial"/>
          <w:bCs/>
          <w:sz w:val="22"/>
          <w:szCs w:val="22"/>
        </w:rPr>
        <w:t>información</w:t>
      </w:r>
      <w:r w:rsidRPr="0059268C">
        <w:rPr>
          <w:rFonts w:ascii="Comfortaa" w:hAnsi="Comfortaa" w:cs="Arial"/>
          <w:bCs/>
          <w:sz w:val="22"/>
          <w:szCs w:val="22"/>
        </w:rPr>
        <w:t xml:space="preserve"> </w:t>
      </w:r>
      <w:r w:rsidR="0033244D" w:rsidRPr="0059268C">
        <w:rPr>
          <w:rFonts w:ascii="Comfortaa" w:hAnsi="Comfortaa" w:cs="Arial"/>
          <w:bCs/>
          <w:sz w:val="22"/>
          <w:szCs w:val="22"/>
        </w:rPr>
        <w:t xml:space="preserve">que te pida </w:t>
      </w:r>
      <w:proofErr w:type="spellStart"/>
      <w:r w:rsidR="00452E21" w:rsidRPr="0059268C">
        <w:rPr>
          <w:rFonts w:ascii="Comfortaa" w:hAnsi="Comfortaa" w:cs="Arial"/>
          <w:bCs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bCs/>
          <w:sz w:val="22"/>
          <w:szCs w:val="22"/>
        </w:rPr>
        <w:t>.</w:t>
      </w:r>
    </w:p>
    <w:p w14:paraId="5B9AF002" w14:textId="5D4FB42B" w:rsidR="00381579" w:rsidRPr="0059268C" w:rsidRDefault="00381579" w:rsidP="00381579">
      <w:pPr>
        <w:pStyle w:val="Prrafodelista"/>
        <w:numPr>
          <w:ilvl w:val="0"/>
          <w:numId w:val="1"/>
        </w:numPr>
        <w:spacing w:line="276" w:lineRule="auto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>Haber leído y aceptado estos Términos y Condiciones.</w:t>
      </w:r>
    </w:p>
    <w:p w14:paraId="6C64606E" w14:textId="77777777" w:rsidR="005B4181" w:rsidRPr="0059268C" w:rsidRDefault="005B4181" w:rsidP="00CC4039">
      <w:pPr>
        <w:pStyle w:val="Prrafodelista"/>
        <w:spacing w:line="276" w:lineRule="auto"/>
        <w:rPr>
          <w:rFonts w:ascii="Comfortaa" w:hAnsi="Comfortaa" w:cs="Arial"/>
          <w:bCs/>
          <w:sz w:val="22"/>
          <w:szCs w:val="22"/>
        </w:rPr>
      </w:pPr>
    </w:p>
    <w:p w14:paraId="0BB895D1" w14:textId="297FC2BD" w:rsidR="00E461FD" w:rsidRPr="0059268C" w:rsidRDefault="00B20985" w:rsidP="00CC4039">
      <w:p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sz w:val="22"/>
          <w:szCs w:val="22"/>
        </w:rPr>
        <w:t>¿Cuál es el objetivo</w:t>
      </w:r>
      <w:r w:rsidR="00B42726" w:rsidRPr="0059268C">
        <w:rPr>
          <w:rFonts w:ascii="Comfortaa" w:hAnsi="Comfortaa" w:cs="Arial"/>
          <w:b/>
          <w:sz w:val="22"/>
          <w:szCs w:val="22"/>
        </w:rPr>
        <w:t xml:space="preserve"> del Acuerdo</w:t>
      </w:r>
      <w:r w:rsidRPr="0059268C">
        <w:rPr>
          <w:rFonts w:ascii="Comfortaa" w:hAnsi="Comfortaa" w:cs="Arial"/>
          <w:b/>
          <w:sz w:val="22"/>
          <w:szCs w:val="22"/>
        </w:rPr>
        <w:t>?</w:t>
      </w:r>
    </w:p>
    <w:p w14:paraId="7344EA12" w14:textId="77777777" w:rsidR="00273693" w:rsidRPr="0059268C" w:rsidRDefault="00273693" w:rsidP="00CC4039">
      <w:pPr>
        <w:pStyle w:val="Prrafodelista"/>
        <w:spacing w:line="276" w:lineRule="auto"/>
        <w:ind w:left="284"/>
        <w:rPr>
          <w:rFonts w:ascii="Comfortaa" w:hAnsi="Comfortaa" w:cs="Arial"/>
          <w:sz w:val="22"/>
          <w:szCs w:val="22"/>
        </w:rPr>
      </w:pPr>
    </w:p>
    <w:p w14:paraId="666BABC9" w14:textId="140D9A48" w:rsidR="00576DE1" w:rsidRPr="0059268C" w:rsidRDefault="00B20985" w:rsidP="00CC4039">
      <w:pPr>
        <w:spacing w:line="276" w:lineRule="auto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Queremos que</w:t>
      </w:r>
      <w:r w:rsidR="00A37F8E" w:rsidRPr="0059268C">
        <w:rPr>
          <w:rFonts w:ascii="Comfortaa" w:hAnsi="Comfortaa" w:cs="Arial"/>
          <w:sz w:val="22"/>
          <w:szCs w:val="22"/>
        </w:rPr>
        <w:t xml:space="preserve"> ahorres tiempo y optimices tu inversión</w:t>
      </w:r>
      <w:r w:rsidR="00753D1C" w:rsidRPr="0059268C">
        <w:rPr>
          <w:rFonts w:ascii="Comfortaa" w:hAnsi="Comfortaa" w:cs="Arial"/>
          <w:sz w:val="22"/>
          <w:szCs w:val="22"/>
        </w:rPr>
        <w:t>.</w:t>
      </w:r>
      <w:r w:rsidRPr="0059268C">
        <w:rPr>
          <w:rFonts w:ascii="Comfortaa" w:hAnsi="Comfortaa" w:cs="Arial"/>
          <w:sz w:val="22"/>
          <w:szCs w:val="22"/>
        </w:rPr>
        <w:t xml:space="preserve"> </w:t>
      </w:r>
      <w:r w:rsidR="00753D1C" w:rsidRPr="0059268C">
        <w:rPr>
          <w:rFonts w:ascii="Comfortaa" w:hAnsi="Comfortaa" w:cs="Arial"/>
          <w:sz w:val="22"/>
          <w:szCs w:val="22"/>
        </w:rPr>
        <w:t>P</w:t>
      </w:r>
      <w:r w:rsidRPr="0059268C">
        <w:rPr>
          <w:rFonts w:ascii="Comfortaa" w:hAnsi="Comfortaa" w:cs="Arial"/>
          <w:sz w:val="22"/>
          <w:szCs w:val="22"/>
        </w:rPr>
        <w:t>or esta razón, una vez est</w:t>
      </w:r>
      <w:r w:rsidR="00A37F8E" w:rsidRPr="0059268C">
        <w:rPr>
          <w:rFonts w:ascii="Comfortaa" w:hAnsi="Comfortaa" w:cs="Arial"/>
          <w:sz w:val="22"/>
          <w:szCs w:val="22"/>
        </w:rPr>
        <w:t>e contrato</w:t>
      </w:r>
      <w:r w:rsidRPr="0059268C">
        <w:rPr>
          <w:rFonts w:ascii="Comfortaa" w:hAnsi="Comfortaa" w:cs="Arial"/>
          <w:sz w:val="22"/>
          <w:szCs w:val="22"/>
        </w:rPr>
        <w:t xml:space="preserve"> entre en vigencia, </w:t>
      </w:r>
      <w:proofErr w:type="spellStart"/>
      <w:r w:rsidR="00452E21"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="005B4181" w:rsidRPr="0059268C">
        <w:rPr>
          <w:rFonts w:ascii="Comfortaa" w:hAnsi="Comfortaa" w:cs="Arial"/>
          <w:sz w:val="22"/>
          <w:szCs w:val="22"/>
        </w:rPr>
        <w:t xml:space="preserve"> podrá ofrecer </w:t>
      </w:r>
      <w:r w:rsidR="00A37F8E" w:rsidRPr="0059268C">
        <w:rPr>
          <w:rFonts w:ascii="Comfortaa" w:hAnsi="Comfortaa" w:cs="Arial"/>
          <w:sz w:val="22"/>
          <w:szCs w:val="22"/>
        </w:rPr>
        <w:t>buscar y validar por ti el Local que estás buscando arrendar, vender o comprar</w:t>
      </w:r>
      <w:r w:rsidR="00576DE1" w:rsidRPr="0059268C">
        <w:rPr>
          <w:rFonts w:ascii="Comfortaa" w:hAnsi="Comfortaa" w:cs="Arial"/>
          <w:bCs/>
          <w:sz w:val="22"/>
          <w:szCs w:val="22"/>
        </w:rPr>
        <w:t xml:space="preserve">. </w:t>
      </w:r>
    </w:p>
    <w:p w14:paraId="3E66B342" w14:textId="04F7B1CA" w:rsidR="00A0231E" w:rsidRPr="0059268C" w:rsidRDefault="00A0231E" w:rsidP="00CC4039">
      <w:pPr>
        <w:spacing w:line="276" w:lineRule="auto"/>
        <w:rPr>
          <w:rFonts w:ascii="Comfortaa" w:eastAsia="Book Antiqua" w:hAnsi="Comfortaa" w:cs="Arial"/>
          <w:b/>
          <w:bCs/>
          <w:sz w:val="22"/>
          <w:szCs w:val="22"/>
        </w:rPr>
      </w:pPr>
    </w:p>
    <w:p w14:paraId="45A40465" w14:textId="6A54FCCE" w:rsidR="0009160E" w:rsidRPr="0059268C" w:rsidRDefault="003B1CB1" w:rsidP="00CC4039">
      <w:pPr>
        <w:spacing w:line="276" w:lineRule="auto"/>
        <w:rPr>
          <w:rFonts w:ascii="Comfortaa" w:eastAsia="Book Antiqua" w:hAnsi="Comfortaa" w:cs="Arial"/>
          <w:b/>
          <w:bCs/>
          <w:sz w:val="22"/>
          <w:szCs w:val="22"/>
        </w:rPr>
      </w:pPr>
      <w:r w:rsidRPr="0059268C">
        <w:rPr>
          <w:rFonts w:ascii="Comfortaa" w:eastAsia="Book Antiqua" w:hAnsi="Comfortaa" w:cs="Arial"/>
          <w:b/>
          <w:bCs/>
          <w:sz w:val="22"/>
          <w:szCs w:val="22"/>
        </w:rPr>
        <w:t xml:space="preserve">¿Cómo determina </w:t>
      </w:r>
      <w:proofErr w:type="spellStart"/>
      <w:r w:rsidR="00452E21" w:rsidRPr="0059268C">
        <w:rPr>
          <w:rFonts w:ascii="Comfortaa" w:eastAsia="Book Antiqua" w:hAnsi="Comfortaa" w:cs="Arial"/>
          <w:b/>
          <w:bCs/>
          <w:sz w:val="22"/>
          <w:szCs w:val="22"/>
        </w:rPr>
        <w:t>TerraMatch</w:t>
      </w:r>
      <w:proofErr w:type="spellEnd"/>
      <w:r w:rsidRPr="0059268C">
        <w:rPr>
          <w:rFonts w:ascii="Comfortaa" w:eastAsia="Book Antiqua" w:hAnsi="Comfortaa" w:cs="Arial"/>
          <w:b/>
          <w:bCs/>
          <w:sz w:val="22"/>
          <w:szCs w:val="22"/>
        </w:rPr>
        <w:t xml:space="preserve"> si </w:t>
      </w:r>
      <w:r w:rsidR="00A37F8E" w:rsidRPr="0059268C">
        <w:rPr>
          <w:rFonts w:ascii="Comfortaa" w:eastAsia="Book Antiqua" w:hAnsi="Comfortaa" w:cs="Arial"/>
          <w:b/>
          <w:bCs/>
          <w:sz w:val="22"/>
          <w:szCs w:val="22"/>
        </w:rPr>
        <w:t xml:space="preserve">hay un </w:t>
      </w:r>
      <w:r w:rsidR="00452E21" w:rsidRPr="0059268C">
        <w:rPr>
          <w:rFonts w:ascii="Comfortaa" w:eastAsia="Book Antiqua" w:hAnsi="Comfortaa" w:cs="Arial"/>
          <w:b/>
          <w:bCs/>
          <w:sz w:val="22"/>
          <w:szCs w:val="22"/>
        </w:rPr>
        <w:t>Match</w:t>
      </w:r>
      <w:r w:rsidRPr="0059268C">
        <w:rPr>
          <w:rFonts w:ascii="Comfortaa" w:eastAsia="Book Antiqua" w:hAnsi="Comfortaa" w:cs="Arial"/>
          <w:b/>
          <w:bCs/>
          <w:sz w:val="22"/>
          <w:szCs w:val="22"/>
        </w:rPr>
        <w:t>?</w:t>
      </w:r>
    </w:p>
    <w:p w14:paraId="2D6C3873" w14:textId="7F24E64D" w:rsidR="00A0231E" w:rsidRPr="0059268C" w:rsidRDefault="00F536C6" w:rsidP="00CC4039">
      <w:pPr>
        <w:pStyle w:val="Prrafodelista"/>
        <w:spacing w:line="276" w:lineRule="auto"/>
        <w:rPr>
          <w:rFonts w:ascii="Comfortaa" w:eastAsia="Book Antiqua" w:hAnsi="Comfortaa" w:cs="Arial"/>
          <w:b/>
          <w:bCs/>
          <w:sz w:val="22"/>
          <w:szCs w:val="22"/>
        </w:rPr>
      </w:pPr>
      <w:r w:rsidRPr="0059268C">
        <w:rPr>
          <w:rFonts w:ascii="Comfortaa" w:eastAsia="Book Antiqua" w:hAnsi="Comfortaa" w:cs="Arial"/>
          <w:b/>
          <w:bCs/>
          <w:sz w:val="22"/>
          <w:szCs w:val="22"/>
        </w:rPr>
        <w:t xml:space="preserve"> </w:t>
      </w:r>
    </w:p>
    <w:p w14:paraId="5EC84703" w14:textId="3E0EA920" w:rsidR="00A20E66" w:rsidRPr="0059268C" w:rsidRDefault="00A37F8E" w:rsidP="00F8743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te pedirá la siguiente información: </w:t>
      </w:r>
    </w:p>
    <w:p w14:paraId="537B00DF" w14:textId="30DD5975" w:rsidR="00A37F8E" w:rsidRPr="0059268C" w:rsidRDefault="00A37F8E" w:rsidP="00F8743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36BDAD4E" w14:textId="6CB632BC" w:rsidR="00A37F8E" w:rsidRPr="0059268C" w:rsidRDefault="00A37F8E" w:rsidP="000829FD">
      <w:pPr>
        <w:pStyle w:val="Prrafodelista"/>
        <w:numPr>
          <w:ilvl w:val="0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Si estás buscando un Local,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te pedirá:</w:t>
      </w:r>
    </w:p>
    <w:p w14:paraId="24C54EEF" w14:textId="059C5EB4" w:rsidR="00A37F8E" w:rsidRPr="0059268C" w:rsidRDefault="00A37F8E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Nombre de tu empresa</w:t>
      </w:r>
    </w:p>
    <w:p w14:paraId="5AE9E12D" w14:textId="6641825A" w:rsidR="00A37F8E" w:rsidRPr="0059268C" w:rsidRDefault="00A37F8E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Tu nombre</w:t>
      </w:r>
    </w:p>
    <w:p w14:paraId="7A329C38" w14:textId="70DE5C80" w:rsidR="00A37F8E" w:rsidRPr="0059268C" w:rsidRDefault="00A37F8E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Tu correo electrónico</w:t>
      </w:r>
    </w:p>
    <w:p w14:paraId="1D8F9F33" w14:textId="522AFEFE" w:rsidR="00A37F8E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Tu teléfono </w:t>
      </w:r>
    </w:p>
    <w:p w14:paraId="5685441E" w14:textId="34D31868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Si buscas arrendar o comprar</w:t>
      </w:r>
    </w:p>
    <w:p w14:paraId="215C0F0C" w14:textId="700DD73D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Preferencias</w:t>
      </w:r>
    </w:p>
    <w:p w14:paraId="5E0725F6" w14:textId="05D35C6F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Ciudad donde estás buscando</w:t>
      </w:r>
    </w:p>
    <w:p w14:paraId="2B91E5F8" w14:textId="22E0CF25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Metros cuadrados</w:t>
      </w:r>
    </w:p>
    <w:p w14:paraId="257793F0" w14:textId="388D9E0F" w:rsidR="009D1572" w:rsidRPr="0059268C" w:rsidRDefault="009D1572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color w:val="000000" w:themeColor="text1"/>
          <w:sz w:val="22"/>
          <w:szCs w:val="22"/>
        </w:rPr>
      </w:pPr>
      <w:r w:rsidRPr="0059268C">
        <w:rPr>
          <w:rFonts w:ascii="Comfortaa" w:hAnsi="Comfortaa" w:cs="Arial"/>
          <w:color w:val="000000" w:themeColor="text1"/>
          <w:sz w:val="22"/>
          <w:szCs w:val="22"/>
        </w:rPr>
        <w:t>Uso del suelo</w:t>
      </w:r>
    </w:p>
    <w:p w14:paraId="369B08D3" w14:textId="36B64946" w:rsidR="00B42726" w:rsidRPr="0059268C" w:rsidRDefault="009D1572" w:rsidP="009D1572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color w:val="000000" w:themeColor="text1"/>
          <w:sz w:val="22"/>
          <w:szCs w:val="22"/>
        </w:rPr>
      </w:pPr>
      <w:r w:rsidRPr="0059268C">
        <w:rPr>
          <w:rFonts w:ascii="Comfortaa" w:hAnsi="Comfortaa" w:cs="Arial"/>
          <w:color w:val="000000" w:themeColor="text1"/>
          <w:sz w:val="22"/>
          <w:szCs w:val="22"/>
        </w:rPr>
        <w:t xml:space="preserve">Permisos o </w:t>
      </w:r>
      <w:r w:rsidR="00B42726" w:rsidRPr="0059268C">
        <w:rPr>
          <w:rFonts w:ascii="Comfortaa" w:hAnsi="Comfortaa" w:cs="Arial"/>
          <w:color w:val="000000" w:themeColor="text1"/>
          <w:sz w:val="22"/>
          <w:szCs w:val="22"/>
        </w:rPr>
        <w:t>certificaciones</w:t>
      </w:r>
      <w:r w:rsidRPr="0059268C">
        <w:rPr>
          <w:rFonts w:ascii="Comfortaa" w:hAnsi="Comfortaa" w:cs="Arial"/>
          <w:color w:val="000000" w:themeColor="text1"/>
          <w:sz w:val="22"/>
          <w:szCs w:val="22"/>
        </w:rPr>
        <w:t xml:space="preserve"> para necesarias para el uso del local.</w:t>
      </w:r>
    </w:p>
    <w:p w14:paraId="30CA6780" w14:textId="77777777" w:rsidR="00B42726" w:rsidRPr="0059268C" w:rsidRDefault="00B42726" w:rsidP="00B42726">
      <w:pPr>
        <w:pStyle w:val="Prrafodelista"/>
        <w:suppressAutoHyphens w:val="0"/>
        <w:spacing w:line="276" w:lineRule="auto"/>
        <w:ind w:left="1440"/>
        <w:rPr>
          <w:rFonts w:ascii="Comfortaa" w:hAnsi="Comfortaa" w:cs="Arial"/>
          <w:sz w:val="22"/>
          <w:szCs w:val="22"/>
        </w:rPr>
      </w:pPr>
    </w:p>
    <w:p w14:paraId="7B9D51BB" w14:textId="389AF26F" w:rsidR="00B42726" w:rsidRPr="0059268C" w:rsidRDefault="00B42726" w:rsidP="000829FD">
      <w:pPr>
        <w:pStyle w:val="Prrafodelista"/>
        <w:numPr>
          <w:ilvl w:val="0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Si estás poniendo tu Local en venta o arriendo,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te </w:t>
      </w:r>
      <w:r w:rsidR="00381579" w:rsidRPr="0059268C">
        <w:rPr>
          <w:rFonts w:ascii="Comfortaa" w:hAnsi="Comfortaa" w:cs="Arial"/>
          <w:sz w:val="22"/>
          <w:szCs w:val="22"/>
        </w:rPr>
        <w:t>pedirá</w:t>
      </w:r>
      <w:r w:rsidRPr="0059268C">
        <w:rPr>
          <w:rFonts w:ascii="Comfortaa" w:hAnsi="Comfortaa" w:cs="Arial"/>
          <w:sz w:val="22"/>
          <w:szCs w:val="22"/>
        </w:rPr>
        <w:t>:</w:t>
      </w:r>
    </w:p>
    <w:p w14:paraId="0DD117F2" w14:textId="1167C03D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Tu nombre</w:t>
      </w:r>
    </w:p>
    <w:p w14:paraId="5446A559" w14:textId="6CA50CBD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Tu correo electrónico</w:t>
      </w:r>
    </w:p>
    <w:p w14:paraId="12E6A221" w14:textId="0A02D95D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Tu teléfono </w:t>
      </w:r>
    </w:p>
    <w:p w14:paraId="2A596F45" w14:textId="30CCBD4A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Tipo de oferta, es decir si buscas arrendar o vender</w:t>
      </w:r>
    </w:p>
    <w:p w14:paraId="39867B27" w14:textId="3E07DF8D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Metros cuadrados</w:t>
      </w:r>
    </w:p>
    <w:p w14:paraId="4F17F778" w14:textId="629503C1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lastRenderedPageBreak/>
        <w:t>La duración del contrato</w:t>
      </w:r>
    </w:p>
    <w:p w14:paraId="09BDEFB0" w14:textId="188DBE0E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La ciudad y ubicación del Local</w:t>
      </w:r>
    </w:p>
    <w:p w14:paraId="10C0ED9D" w14:textId="79A26063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La calidad en la que ofreces el Local, es decir si eres el propietario, inmobiliaria o bróker independiente</w:t>
      </w:r>
    </w:p>
    <w:p w14:paraId="6558BBDC" w14:textId="73F48DF7" w:rsidR="00B42726" w:rsidRPr="0059268C" w:rsidRDefault="00B42726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color w:val="000000" w:themeColor="text1"/>
          <w:sz w:val="22"/>
          <w:szCs w:val="22"/>
        </w:rPr>
      </w:pPr>
      <w:r w:rsidRPr="0059268C">
        <w:rPr>
          <w:rFonts w:ascii="Comfortaa" w:hAnsi="Comfortaa" w:cs="Arial"/>
          <w:color w:val="000000" w:themeColor="text1"/>
          <w:sz w:val="22"/>
          <w:szCs w:val="22"/>
        </w:rPr>
        <w:t xml:space="preserve">Los </w:t>
      </w:r>
      <w:r w:rsidR="009D1572" w:rsidRPr="0059268C">
        <w:rPr>
          <w:rFonts w:ascii="Comfortaa" w:hAnsi="Comfortaa" w:cs="Arial"/>
          <w:color w:val="000000" w:themeColor="text1"/>
          <w:sz w:val="22"/>
          <w:szCs w:val="22"/>
        </w:rPr>
        <w:t xml:space="preserve">planos y/o fotografías del fondo </w:t>
      </w:r>
      <w:r w:rsidRPr="0059268C">
        <w:rPr>
          <w:rFonts w:ascii="Comfortaa" w:hAnsi="Comfortaa" w:cs="Arial"/>
          <w:color w:val="000000" w:themeColor="text1"/>
          <w:sz w:val="22"/>
          <w:szCs w:val="22"/>
        </w:rPr>
        <w:t>del Local</w:t>
      </w:r>
    </w:p>
    <w:p w14:paraId="07F74208" w14:textId="54764C07" w:rsidR="009D1572" w:rsidRPr="0059268C" w:rsidRDefault="009D1572" w:rsidP="000829FD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color w:val="000000" w:themeColor="text1"/>
          <w:sz w:val="22"/>
          <w:szCs w:val="22"/>
        </w:rPr>
      </w:pPr>
      <w:r w:rsidRPr="0059268C">
        <w:rPr>
          <w:rFonts w:ascii="Comfortaa" w:hAnsi="Comfortaa" w:cs="Arial"/>
          <w:color w:val="000000" w:themeColor="text1"/>
          <w:sz w:val="22"/>
          <w:szCs w:val="22"/>
        </w:rPr>
        <w:t>Uso del suelo</w:t>
      </w:r>
    </w:p>
    <w:p w14:paraId="2BDA4FF8" w14:textId="2D920553" w:rsidR="009D1572" w:rsidRPr="0059268C" w:rsidRDefault="009D1572" w:rsidP="000C1109">
      <w:pPr>
        <w:pStyle w:val="Prrafodelista"/>
        <w:numPr>
          <w:ilvl w:val="1"/>
          <w:numId w:val="5"/>
        </w:numPr>
        <w:suppressAutoHyphens w:val="0"/>
        <w:spacing w:line="276" w:lineRule="auto"/>
        <w:rPr>
          <w:rFonts w:ascii="Comfortaa" w:hAnsi="Comfortaa" w:cs="Arial"/>
          <w:color w:val="000000" w:themeColor="text1"/>
          <w:sz w:val="22"/>
          <w:szCs w:val="22"/>
        </w:rPr>
      </w:pPr>
      <w:r w:rsidRPr="0059268C">
        <w:rPr>
          <w:rFonts w:ascii="Comfortaa" w:hAnsi="Comfortaa" w:cs="Arial"/>
          <w:color w:val="000000" w:themeColor="text1"/>
          <w:sz w:val="22"/>
          <w:szCs w:val="22"/>
        </w:rPr>
        <w:t>Permisos o certificaciones para necesarias para el uso del local.</w:t>
      </w:r>
    </w:p>
    <w:p w14:paraId="246534A6" w14:textId="260ECD1A" w:rsidR="00B42726" w:rsidRPr="0059268C" w:rsidRDefault="00B42726" w:rsidP="00B4272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3D000A03" w14:textId="45571132" w:rsidR="00B42726" w:rsidRPr="0059268C" w:rsidRDefault="00B42726" w:rsidP="00B4272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Una vez tengamos esta información,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buscará otro Usuario que esté ofreciendo o buscando un Local con los criterios que has ingresado en el formulario. La Plataforma, a través de algoritmos, cruzará la información registrada e identificará el Match ideal, los Usuarios recibirán una notificación (multicanal) para iniciar el proceso de negociación, conectando directamente </w:t>
      </w:r>
      <w:r w:rsidR="00381579" w:rsidRPr="0059268C">
        <w:rPr>
          <w:rFonts w:ascii="Comfortaa" w:hAnsi="Comfortaa" w:cs="Arial"/>
          <w:sz w:val="22"/>
          <w:szCs w:val="22"/>
        </w:rPr>
        <w:t xml:space="preserve">a </w:t>
      </w:r>
      <w:r w:rsidRPr="0059268C">
        <w:rPr>
          <w:rFonts w:ascii="Comfortaa" w:hAnsi="Comfortaa" w:cs="Arial"/>
          <w:sz w:val="22"/>
          <w:szCs w:val="22"/>
        </w:rPr>
        <w:t>las partes, evitando terceros, no duplicando la información y administrando su agenda para visita</w:t>
      </w:r>
      <w:r w:rsidR="00381579" w:rsidRPr="0059268C">
        <w:rPr>
          <w:rFonts w:ascii="Comfortaa" w:hAnsi="Comfortaa" w:cs="Arial"/>
          <w:sz w:val="22"/>
          <w:szCs w:val="22"/>
        </w:rPr>
        <w:t xml:space="preserve">r el </w:t>
      </w:r>
      <w:r w:rsidRPr="0059268C">
        <w:rPr>
          <w:rFonts w:ascii="Comfortaa" w:hAnsi="Comfortaa" w:cs="Arial"/>
          <w:sz w:val="22"/>
          <w:szCs w:val="22"/>
        </w:rPr>
        <w:t>Local.</w:t>
      </w:r>
    </w:p>
    <w:p w14:paraId="458CDA19" w14:textId="77777777" w:rsidR="00B42726" w:rsidRPr="0059268C" w:rsidRDefault="00B42726" w:rsidP="00B4272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20DF13A6" w14:textId="347B98AF" w:rsidR="00B42726" w:rsidRPr="0059268C" w:rsidRDefault="00B42726" w:rsidP="00B4272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¡No te preocupes! la información que nos suministres será confidencial</w:t>
      </w:r>
      <w:r w:rsidR="00C918DF" w:rsidRPr="0059268C">
        <w:rPr>
          <w:rFonts w:ascii="Comfortaa" w:hAnsi="Comfortaa" w:cs="Arial"/>
          <w:sz w:val="22"/>
          <w:szCs w:val="22"/>
        </w:rPr>
        <w:t>, no revelaremos ninguno de tus datos hasta que el contrato de arriendo o compraventa se haya firmado</w:t>
      </w:r>
      <w:r w:rsidRPr="0059268C">
        <w:rPr>
          <w:rFonts w:ascii="Comfortaa" w:hAnsi="Comfortaa" w:cs="Arial"/>
          <w:sz w:val="22"/>
          <w:szCs w:val="22"/>
        </w:rPr>
        <w:t>.</w:t>
      </w:r>
    </w:p>
    <w:p w14:paraId="7C5B4F71" w14:textId="5603AA45" w:rsidR="00DB349F" w:rsidRPr="0059268C" w:rsidRDefault="00DB349F" w:rsidP="00F87436">
      <w:p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</w:p>
    <w:p w14:paraId="786BF0F3" w14:textId="6732E91B" w:rsidR="00DB349F" w:rsidRPr="0059268C" w:rsidRDefault="00DB349F" w:rsidP="00DB349F">
      <w:pPr>
        <w:suppressAutoHyphens w:val="0"/>
        <w:spacing w:after="160" w:line="259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>¿</w:t>
      </w:r>
      <w:proofErr w:type="spellStart"/>
      <w:r w:rsidRPr="0059268C">
        <w:rPr>
          <w:rFonts w:ascii="Comfortaa" w:hAnsi="Comfortaa" w:cs="Arial"/>
          <w:b/>
          <w:bCs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b/>
          <w:bCs/>
          <w:sz w:val="22"/>
          <w:szCs w:val="22"/>
        </w:rPr>
        <w:t xml:space="preserve"> hace verificación de antecedentes?</w:t>
      </w:r>
    </w:p>
    <w:p w14:paraId="27259E5B" w14:textId="77777777" w:rsidR="00DB349F" w:rsidRPr="0059268C" w:rsidRDefault="00DB349F" w:rsidP="00DB349F">
      <w:pPr>
        <w:suppressAutoHyphens w:val="0"/>
        <w:spacing w:after="160" w:line="259" w:lineRule="auto"/>
        <w:rPr>
          <w:rFonts w:ascii="Comfortaa" w:hAnsi="Comfortaa" w:cs="Arial"/>
          <w:sz w:val="22"/>
          <w:szCs w:val="22"/>
        </w:rPr>
      </w:pPr>
    </w:p>
    <w:p w14:paraId="65A7FB98" w14:textId="4E4A7904" w:rsidR="00DB349F" w:rsidRPr="0059268C" w:rsidRDefault="00DB349F" w:rsidP="00DB349F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realizará una validación de identidad y una verificación de antecedes penales, judiciales e historial crediticio, para determinar que los Usuarios efectivamente sean los titulares de su identidad, y determinar la idoneidad del perfil del Usuario para utilizar los servicios de la Plataforma. En caso de que el Usuario no supere la validación de identidad y/o la verificación de antecedentes,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pedirá aclaración al Usuario sobre las inconsistencias presentadas, una vez aclaradas las inconsistencias, se continuara con la prestación de los Servicios. Si las inconsistencias no son aclaradas, o si son aclaradas, pero de ellas deriva que el Usuario no cumple con las políticas internas de la Compañía, esta podrá no prestar los servicios al Usuario. </w:t>
      </w:r>
    </w:p>
    <w:p w14:paraId="4A91150F" w14:textId="77777777" w:rsidR="00DB349F" w:rsidRPr="0059268C" w:rsidRDefault="00DB349F" w:rsidP="00DB349F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49FFBA0D" w14:textId="3851B1EF" w:rsidR="005B4181" w:rsidRPr="0059268C" w:rsidRDefault="005B4181" w:rsidP="00F87436">
      <w:p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>¿Cu</w:t>
      </w:r>
      <w:r w:rsidR="005B5D76" w:rsidRPr="0059268C">
        <w:rPr>
          <w:rFonts w:ascii="Comfortaa" w:hAnsi="Comfortaa" w:cs="Arial"/>
          <w:b/>
          <w:bCs/>
          <w:sz w:val="22"/>
          <w:szCs w:val="22"/>
        </w:rPr>
        <w:t>ánto le paga</w:t>
      </w:r>
      <w:r w:rsidR="00F87436" w:rsidRPr="0059268C">
        <w:rPr>
          <w:rFonts w:ascii="Comfortaa" w:hAnsi="Comfortaa" w:cs="Arial"/>
          <w:b/>
          <w:bCs/>
          <w:sz w:val="22"/>
          <w:szCs w:val="22"/>
        </w:rPr>
        <w:t>rá</w:t>
      </w:r>
      <w:r w:rsidR="005B5D76" w:rsidRPr="0059268C">
        <w:rPr>
          <w:rFonts w:ascii="Comfortaa" w:hAnsi="Comfortaa" w:cs="Arial"/>
          <w:b/>
          <w:bCs/>
          <w:sz w:val="22"/>
          <w:szCs w:val="22"/>
        </w:rPr>
        <w:t xml:space="preserve">s Tú a </w:t>
      </w:r>
      <w:proofErr w:type="spellStart"/>
      <w:r w:rsidR="00452E21" w:rsidRPr="0059268C">
        <w:rPr>
          <w:rFonts w:ascii="Comfortaa" w:hAnsi="Comfortaa" w:cs="Arial"/>
          <w:b/>
          <w:bCs/>
          <w:sz w:val="22"/>
          <w:szCs w:val="22"/>
        </w:rPr>
        <w:t>TerraMatch</w:t>
      </w:r>
      <w:proofErr w:type="spellEnd"/>
      <w:r w:rsidR="005B5D76" w:rsidRPr="0059268C">
        <w:rPr>
          <w:rFonts w:ascii="Comfortaa" w:hAnsi="Comfortaa" w:cs="Arial"/>
          <w:b/>
          <w:bCs/>
          <w:sz w:val="22"/>
          <w:szCs w:val="22"/>
        </w:rPr>
        <w:t>?</w:t>
      </w:r>
    </w:p>
    <w:p w14:paraId="78FE853E" w14:textId="00F196C3" w:rsidR="005B4181" w:rsidRPr="0059268C" w:rsidRDefault="005B4181" w:rsidP="00F8743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55EB1252" w14:textId="46605E2C" w:rsidR="00E537CD" w:rsidRPr="0059268C" w:rsidRDefault="00E537CD" w:rsidP="00E537CD">
      <w:pPr>
        <w:pStyle w:val="Prrafodelista"/>
        <w:numPr>
          <w:ilvl w:val="0"/>
          <w:numId w:val="7"/>
        </w:num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>Arrendamiento</w:t>
      </w:r>
    </w:p>
    <w:p w14:paraId="033C065A" w14:textId="5BEB1AF1" w:rsidR="005B4181" w:rsidRPr="0059268C" w:rsidRDefault="005B5D76" w:rsidP="001E5003">
      <w:p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Tú le pagarás a</w:t>
      </w:r>
      <w:r w:rsidR="005B4181" w:rsidRPr="0059268C">
        <w:rPr>
          <w:rFonts w:ascii="Comfortaa" w:hAnsi="Comfortaa" w:cs="Arial"/>
          <w:sz w:val="22"/>
          <w:szCs w:val="22"/>
        </w:rPr>
        <w:t xml:space="preserve"> </w:t>
      </w:r>
      <w:proofErr w:type="spellStart"/>
      <w:r w:rsidR="00452E21"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="005B4181" w:rsidRPr="0059268C">
        <w:rPr>
          <w:rFonts w:ascii="Comfortaa" w:hAnsi="Comfortaa" w:cs="Arial"/>
          <w:sz w:val="22"/>
          <w:szCs w:val="22"/>
        </w:rPr>
        <w:t xml:space="preserve"> una </w:t>
      </w:r>
      <w:r w:rsidRPr="0059268C">
        <w:rPr>
          <w:rFonts w:ascii="Comfortaa" w:hAnsi="Comfortaa" w:cs="Arial"/>
          <w:sz w:val="22"/>
          <w:szCs w:val="22"/>
        </w:rPr>
        <w:t>C</w:t>
      </w:r>
      <w:r w:rsidR="005B4181" w:rsidRPr="0059268C">
        <w:rPr>
          <w:rFonts w:ascii="Comfortaa" w:hAnsi="Comfortaa" w:cs="Arial"/>
          <w:sz w:val="22"/>
          <w:szCs w:val="22"/>
        </w:rPr>
        <w:t xml:space="preserve">ontraprestación </w:t>
      </w:r>
      <w:r w:rsidR="001E5003" w:rsidRPr="0059268C">
        <w:rPr>
          <w:rFonts w:ascii="Comfortaa" w:hAnsi="Comfortaa" w:cs="Arial"/>
          <w:sz w:val="22"/>
          <w:szCs w:val="22"/>
        </w:rPr>
        <w:t>del 30% sobre el valor del primer canon de arrendamiento, si celebras un contrato de arriendo</w:t>
      </w:r>
      <w:r w:rsidR="00E537CD" w:rsidRPr="0059268C">
        <w:rPr>
          <w:rFonts w:ascii="Comfortaa" w:hAnsi="Comfortaa" w:cs="Arial"/>
          <w:sz w:val="22"/>
          <w:szCs w:val="22"/>
        </w:rPr>
        <w:t xml:space="preserve">. </w:t>
      </w:r>
    </w:p>
    <w:p w14:paraId="668B2EC9" w14:textId="77777777" w:rsidR="001E5003" w:rsidRPr="0059268C" w:rsidRDefault="001E5003" w:rsidP="001E5003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1B114778" w14:textId="7A099F2A" w:rsidR="001E5003" w:rsidRPr="0059268C" w:rsidRDefault="001E5003" w:rsidP="00F87436">
      <w:p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Con el fin de que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pueda asegurar la Contraprestación por los Servicios prestados, el primer canon de arrendamiento se deberá pagar a través de la Plataforma. Del valor del canon de arrendamiento,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descontará el 30% y le entregará al Usuario arrendador el 70% restante. </w:t>
      </w:r>
    </w:p>
    <w:p w14:paraId="67823984" w14:textId="77777777" w:rsidR="000C1109" w:rsidRPr="0059268C" w:rsidRDefault="000C1109" w:rsidP="00F87436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42728B0D" w14:textId="00B1E77E" w:rsidR="000C1109" w:rsidRPr="0059268C" w:rsidRDefault="000C1109" w:rsidP="00F87436">
      <w:pPr>
        <w:spacing w:line="276" w:lineRule="auto"/>
        <w:rPr>
          <w:rFonts w:ascii="Comfortaa" w:hAnsi="Comfortaa" w:cs="Arial"/>
          <w:b/>
          <w:color w:val="FF0000"/>
          <w:sz w:val="22"/>
          <w:szCs w:val="22"/>
          <w:highlight w:val="yellow"/>
        </w:rPr>
      </w:pPr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Mediante la aceptación de esos términos y condiciones, entiendes y aceptas que el primer canon de arrendamiento se pagará directamente a </w:t>
      </w:r>
      <w:proofErr w:type="spellStart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>Terramatch</w:t>
      </w:r>
      <w:proofErr w:type="spellEnd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. A partir </w:t>
      </w:r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lastRenderedPageBreak/>
        <w:t>del segundo canon de arrendamiento si deberás pagar directamente al Usuario arrendador. Asimismo, entiendes y acepta</w:t>
      </w:r>
      <w:r w:rsidR="00DF0376"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>s</w:t>
      </w:r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 que </w:t>
      </w:r>
      <w:proofErr w:type="spellStart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>Terramatch</w:t>
      </w:r>
      <w:proofErr w:type="spellEnd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 estará facultado para descontar el 30% sobre el valor del canon como contraprestación a sus servicios de Plataforma de contacto.</w:t>
      </w:r>
    </w:p>
    <w:p w14:paraId="2072E7DD" w14:textId="77777777" w:rsidR="00E85888" w:rsidRPr="0059268C" w:rsidRDefault="00E85888" w:rsidP="00F87436">
      <w:pPr>
        <w:spacing w:line="276" w:lineRule="auto"/>
        <w:rPr>
          <w:rFonts w:ascii="Comfortaa" w:hAnsi="Comfortaa" w:cs="Arial"/>
          <w:b/>
          <w:color w:val="FF0000"/>
          <w:sz w:val="22"/>
          <w:szCs w:val="22"/>
          <w:highlight w:val="yellow"/>
        </w:rPr>
      </w:pPr>
    </w:p>
    <w:p w14:paraId="7143A33D" w14:textId="51F8DF40" w:rsidR="00E85888" w:rsidRPr="0059268C" w:rsidRDefault="00E85888" w:rsidP="00F87436">
      <w:pPr>
        <w:spacing w:line="276" w:lineRule="auto"/>
        <w:rPr>
          <w:rFonts w:ascii="Comfortaa" w:hAnsi="Comfortaa" w:cs="Arial"/>
          <w:b/>
          <w:color w:val="FF0000"/>
          <w:sz w:val="22"/>
          <w:szCs w:val="22"/>
        </w:rPr>
      </w:pPr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El Usuario arrendador entiende y acepta que </w:t>
      </w:r>
      <w:proofErr w:type="spellStart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>Terramatch</w:t>
      </w:r>
      <w:proofErr w:type="spellEnd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 será el encargado de recaudar directamente el primer canon de arrendamiento y que sobre este valor tendrá la potestad de descontar el 30% sobre el valor total. En caso que el Usuario arrendatario no pague directamente este valor a </w:t>
      </w:r>
      <w:proofErr w:type="spellStart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>Terramatch</w:t>
      </w:r>
      <w:proofErr w:type="spellEnd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, </w:t>
      </w:r>
      <w:proofErr w:type="spellStart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>Terramatch</w:t>
      </w:r>
      <w:proofErr w:type="spellEnd"/>
      <w:r w:rsidRPr="0059268C">
        <w:rPr>
          <w:rFonts w:ascii="Comfortaa" w:hAnsi="Comfortaa" w:cs="Arial"/>
          <w:b/>
          <w:color w:val="FF0000"/>
          <w:sz w:val="22"/>
          <w:szCs w:val="22"/>
          <w:highlight w:val="yellow"/>
        </w:rPr>
        <w:t xml:space="preserve"> tendrá la facultad de realizar el cobro directo del porcentaje debido directamente al Usuario arrendador.</w:t>
      </w:r>
      <w:r w:rsidRPr="0059268C">
        <w:rPr>
          <w:rFonts w:ascii="Comfortaa" w:hAnsi="Comfortaa" w:cs="Arial"/>
          <w:b/>
          <w:color w:val="FF0000"/>
          <w:sz w:val="22"/>
          <w:szCs w:val="22"/>
        </w:rPr>
        <w:t xml:space="preserve"> </w:t>
      </w:r>
    </w:p>
    <w:p w14:paraId="5E2BFEA6" w14:textId="0F888ED4" w:rsidR="00E537CD" w:rsidRPr="0059268C" w:rsidRDefault="00E537CD" w:rsidP="00F87436">
      <w:pPr>
        <w:spacing w:line="276" w:lineRule="auto"/>
        <w:rPr>
          <w:rFonts w:ascii="Comfortaa" w:hAnsi="Comfortaa" w:cs="Arial"/>
          <w:b/>
          <w:color w:val="FF0000"/>
          <w:sz w:val="22"/>
          <w:szCs w:val="22"/>
        </w:rPr>
      </w:pPr>
    </w:p>
    <w:p w14:paraId="0119BE99" w14:textId="09EC5E8D" w:rsidR="00E537CD" w:rsidRPr="0059268C" w:rsidRDefault="00E537CD" w:rsidP="00E537CD">
      <w:pPr>
        <w:pStyle w:val="Prrafodelista"/>
        <w:numPr>
          <w:ilvl w:val="0"/>
          <w:numId w:val="7"/>
        </w:numPr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>Compraventa</w:t>
      </w:r>
    </w:p>
    <w:p w14:paraId="64360F4F" w14:textId="1D1B8A19" w:rsidR="00E537CD" w:rsidRPr="0059268C" w:rsidRDefault="00E537CD" w:rsidP="00E537CD">
      <w:p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Tú le pagarás a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una Contraprestación del 30% sobre el 3% del valor total de venta del inmueble, si celebras un contrato de compraventa. </w:t>
      </w:r>
    </w:p>
    <w:p w14:paraId="40E1BD7E" w14:textId="075ADA2F" w:rsidR="005B5D76" w:rsidRPr="0059268C" w:rsidRDefault="005B5D76" w:rsidP="00F87436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496CCB0D" w14:textId="0F2A3EF8" w:rsidR="00DF0376" w:rsidRDefault="00E537CD" w:rsidP="00F87436">
      <w:pPr>
        <w:spacing w:line="276" w:lineRule="auto"/>
        <w:rPr>
          <w:ins w:id="0" w:author="Juan Carlos Nieto" w:date="2023-11-17T10:14:00Z"/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Con el fin de que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pueda asegurar la Contraprestación por los Servicios prestados, el valor correspondiente se deberá pagar a</w:t>
      </w:r>
      <w:r w:rsidR="00E12987">
        <w:rPr>
          <w:rFonts w:ascii="Comfortaa" w:hAnsi="Comfortaa" w:cs="Arial"/>
          <w:sz w:val="22"/>
          <w:szCs w:val="22"/>
        </w:rPr>
        <w:t xml:space="preserve"> través de la plataforma de pago autorizada por </w:t>
      </w:r>
      <w:proofErr w:type="spellStart"/>
      <w:r w:rsidR="00E12987">
        <w:rPr>
          <w:rFonts w:ascii="Comfortaa" w:hAnsi="Comfortaa" w:cs="Arial"/>
          <w:sz w:val="22"/>
          <w:szCs w:val="22"/>
        </w:rPr>
        <w:t>Terramatch</w:t>
      </w:r>
      <w:proofErr w:type="spellEnd"/>
      <w:r w:rsidR="00E12987">
        <w:rPr>
          <w:rFonts w:ascii="Comfortaa" w:hAnsi="Comfortaa" w:cs="Arial"/>
          <w:sz w:val="22"/>
          <w:szCs w:val="22"/>
        </w:rPr>
        <w:t>.</w:t>
      </w:r>
    </w:p>
    <w:p w14:paraId="62BE6C09" w14:textId="77777777" w:rsidR="00FC67C6" w:rsidRDefault="00FC67C6" w:rsidP="00F87436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26775097" w14:textId="77777777" w:rsidR="00FC67C6" w:rsidRPr="00B50448" w:rsidRDefault="00FC67C6" w:rsidP="00FC67C6">
      <w:pPr>
        <w:pStyle w:val="Default"/>
        <w:ind w:firstLine="708"/>
        <w:rPr>
          <w:ins w:id="1" w:author="Juan Carlos Nieto" w:date="2023-11-17T10:14:00Z"/>
          <w:rFonts w:ascii="Comfortaa" w:hAnsi="Comfortaa" w:cs="Arial"/>
          <w:b/>
          <w:color w:val="FF0000"/>
          <w:sz w:val="18"/>
          <w:szCs w:val="18"/>
        </w:rPr>
      </w:pPr>
      <w:proofErr w:type="spellStart"/>
      <w:ins w:id="2" w:author="Juan Carlos Nieto" w:date="2023-11-17T10:14:00Z">
        <w:r w:rsidRPr="00B50448">
          <w:rPr>
            <w:rFonts w:ascii="Comfortaa" w:hAnsi="Comfortaa" w:cs="Arial"/>
            <w:b/>
            <w:color w:val="FF0000"/>
            <w:sz w:val="18"/>
            <w:szCs w:val="18"/>
          </w:rPr>
          <w:t>Terramatch</w:t>
        </w:r>
        <w:proofErr w:type="spellEnd"/>
        <w:r w:rsidRPr="00B50448">
          <w:rPr>
            <w:rFonts w:ascii="Comfortaa" w:hAnsi="Comfortaa" w:cs="Arial"/>
            <w:b/>
            <w:color w:val="FF0000"/>
            <w:sz w:val="18"/>
            <w:szCs w:val="18"/>
          </w:rPr>
          <w:t xml:space="preserve"> S.A.S NIT 901.612.770-8</w:t>
        </w:r>
      </w:ins>
    </w:p>
    <w:p w14:paraId="4A5B6F45" w14:textId="77777777" w:rsidR="00FC67C6" w:rsidRPr="00B50448" w:rsidRDefault="00FC67C6" w:rsidP="00FC67C6">
      <w:pPr>
        <w:pStyle w:val="Default"/>
        <w:ind w:left="708"/>
        <w:rPr>
          <w:ins w:id="3" w:author="Juan Carlos Nieto" w:date="2023-11-17T10:14:00Z"/>
          <w:rFonts w:ascii="Comfortaa" w:hAnsi="Comfortaa" w:cs="Arial"/>
          <w:b/>
          <w:color w:val="FF0000"/>
          <w:sz w:val="18"/>
          <w:szCs w:val="18"/>
        </w:rPr>
      </w:pPr>
      <w:ins w:id="4" w:author="Juan Carlos Nieto" w:date="2023-11-17T10:14:00Z">
        <w:r w:rsidRPr="00B50448">
          <w:rPr>
            <w:rFonts w:ascii="Comfortaa" w:hAnsi="Comfortaa" w:cs="Arial"/>
            <w:b/>
            <w:color w:val="FF0000"/>
            <w:sz w:val="18"/>
            <w:szCs w:val="18"/>
          </w:rPr>
          <w:t xml:space="preserve">Iris Bank  </w:t>
        </w:r>
      </w:ins>
    </w:p>
    <w:p w14:paraId="30C88FAC" w14:textId="77777777" w:rsidR="00FC67C6" w:rsidRPr="00B50448" w:rsidRDefault="00FC67C6" w:rsidP="00FC67C6">
      <w:pPr>
        <w:pStyle w:val="Default"/>
        <w:ind w:firstLine="708"/>
        <w:rPr>
          <w:ins w:id="5" w:author="Juan Carlos Nieto" w:date="2023-11-17T10:14:00Z"/>
          <w:color w:val="FF0000"/>
          <w:sz w:val="18"/>
          <w:szCs w:val="18"/>
        </w:rPr>
      </w:pPr>
      <w:ins w:id="6" w:author="Juan Carlos Nieto" w:date="2023-11-17T10:14:00Z">
        <w:r w:rsidRPr="00B50448">
          <w:rPr>
            <w:rFonts w:ascii="Comfortaa" w:hAnsi="Comfortaa" w:cs="Arial"/>
            <w:b/>
            <w:color w:val="FF0000"/>
            <w:sz w:val="18"/>
            <w:szCs w:val="18"/>
          </w:rPr>
          <w:t>Cuenta de Ahorros   100012022193</w:t>
        </w:r>
      </w:ins>
    </w:p>
    <w:p w14:paraId="31F7D9A8" w14:textId="77777777" w:rsidR="00001670" w:rsidRPr="0059268C" w:rsidRDefault="00001670" w:rsidP="00F87436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3AE29590" w14:textId="77777777" w:rsidR="00E537CD" w:rsidRPr="0059268C" w:rsidRDefault="00E537CD" w:rsidP="00F87436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35A26F84" w14:textId="77777777" w:rsidR="00E537CD" w:rsidRPr="0059268C" w:rsidRDefault="00E537CD" w:rsidP="00E537CD">
      <w:pPr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Ten en cuenta que la Contraprestación la pagarás únicamente si eres Usuario arrendador o vendedor, si eres Usuario arrendatario o comprador, no tendrás que pagarle nada a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. </w:t>
      </w:r>
    </w:p>
    <w:p w14:paraId="646FF1F7" w14:textId="77777777" w:rsidR="00E537CD" w:rsidRPr="0059268C" w:rsidRDefault="00E537CD" w:rsidP="00F87436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4CF64B22" w14:textId="5B54D44C" w:rsidR="005B5D76" w:rsidRPr="0059268C" w:rsidRDefault="005B5D76" w:rsidP="00F87436">
      <w:pPr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 xml:space="preserve">¿Qué pasa si </w:t>
      </w:r>
      <w:r w:rsidR="001E5003" w:rsidRPr="0059268C">
        <w:rPr>
          <w:rFonts w:ascii="Comfortaa" w:hAnsi="Comfortaa" w:cs="Arial"/>
          <w:b/>
          <w:bCs/>
          <w:sz w:val="22"/>
          <w:szCs w:val="22"/>
        </w:rPr>
        <w:t>haces un Match y no se concreta el negocio</w:t>
      </w:r>
      <w:r w:rsidRPr="0059268C">
        <w:rPr>
          <w:rFonts w:ascii="Comfortaa" w:hAnsi="Comfortaa" w:cs="Arial"/>
          <w:b/>
          <w:bCs/>
          <w:sz w:val="22"/>
          <w:szCs w:val="22"/>
        </w:rPr>
        <w:t>?</w:t>
      </w:r>
    </w:p>
    <w:p w14:paraId="44D54EDF" w14:textId="6854A5A9" w:rsidR="003709C5" w:rsidRPr="0059268C" w:rsidRDefault="003709C5" w:rsidP="00F87436">
      <w:pPr>
        <w:spacing w:line="276" w:lineRule="auto"/>
        <w:rPr>
          <w:rFonts w:ascii="Comfortaa" w:hAnsi="Comfortaa" w:cs="Arial"/>
          <w:b/>
          <w:bCs/>
          <w:sz w:val="22"/>
          <w:szCs w:val="22"/>
        </w:rPr>
      </w:pPr>
    </w:p>
    <w:p w14:paraId="02CDE22A" w14:textId="780A554D" w:rsidR="00814244" w:rsidRPr="0059268C" w:rsidRDefault="001E5003" w:rsidP="001E5003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únicamente cobrará Contraprestación, en caso de que se cierre una negociación, si no se cierra, no te cobrará nada. </w:t>
      </w:r>
    </w:p>
    <w:p w14:paraId="3F776ACD" w14:textId="63490FD0" w:rsidR="001E5003" w:rsidRPr="0059268C" w:rsidRDefault="001E5003" w:rsidP="001E5003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04F09A7F" w14:textId="0C5BFADD" w:rsidR="001E5003" w:rsidRPr="0059268C" w:rsidRDefault="001E5003" w:rsidP="001E5003">
      <w:pPr>
        <w:suppressAutoHyphens w:val="0"/>
        <w:spacing w:line="276" w:lineRule="auto"/>
        <w:rPr>
          <w:rFonts w:ascii="Comfortaa" w:hAnsi="Comfortaa" w:cs="Arial"/>
          <w:sz w:val="22"/>
          <w:szCs w:val="22"/>
          <w:lang w:val="es-ES"/>
        </w:rPr>
      </w:pPr>
      <w:r w:rsidRPr="0059268C">
        <w:rPr>
          <w:rFonts w:ascii="Comfortaa" w:hAnsi="Comfortaa" w:cs="Arial"/>
          <w:sz w:val="22"/>
          <w:szCs w:val="22"/>
        </w:rPr>
        <w:t xml:space="preserve">Así mismo, aceptas y reconoces que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no es responsable de la idoneidad de tu contraparte y únicamente se encarga de hacer el Match</w:t>
      </w:r>
      <w:r w:rsidR="00C918DF" w:rsidRPr="0059268C">
        <w:rPr>
          <w:rFonts w:ascii="Comfortaa" w:hAnsi="Comfortaa" w:cs="Arial"/>
          <w:sz w:val="22"/>
          <w:szCs w:val="22"/>
        </w:rPr>
        <w:t xml:space="preserve">. No podrás reclamarle a </w:t>
      </w:r>
      <w:proofErr w:type="spellStart"/>
      <w:r w:rsidR="00C918DF"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="00C918DF" w:rsidRPr="0059268C">
        <w:rPr>
          <w:rFonts w:ascii="Comfortaa" w:hAnsi="Comfortaa" w:cs="Arial"/>
          <w:sz w:val="22"/>
          <w:szCs w:val="22"/>
        </w:rPr>
        <w:t xml:space="preserve"> por ningún daño o perjuicio que sufras con el uso de la Plataforma, incluyendo, pero sin limitarse al no cierre del negocio. </w:t>
      </w:r>
    </w:p>
    <w:p w14:paraId="22F1589D" w14:textId="77777777" w:rsidR="00814244" w:rsidRPr="0059268C" w:rsidRDefault="00814244" w:rsidP="00F87436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34A08513" w14:textId="01E5C440" w:rsidR="0055059F" w:rsidRPr="0059268C" w:rsidRDefault="0055059F" w:rsidP="00F87436">
      <w:p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 xml:space="preserve">¿Qué obligaciones adquieres </w:t>
      </w:r>
      <w:r w:rsidR="00D81F55" w:rsidRPr="0059268C">
        <w:rPr>
          <w:rFonts w:ascii="Comfortaa" w:hAnsi="Comfortaa" w:cs="Arial"/>
          <w:b/>
          <w:bCs/>
          <w:sz w:val="22"/>
          <w:szCs w:val="22"/>
        </w:rPr>
        <w:t xml:space="preserve">Tú </w:t>
      </w:r>
      <w:r w:rsidRPr="0059268C">
        <w:rPr>
          <w:rFonts w:ascii="Comfortaa" w:hAnsi="Comfortaa" w:cs="Arial"/>
          <w:b/>
          <w:bCs/>
          <w:sz w:val="22"/>
          <w:szCs w:val="22"/>
        </w:rPr>
        <w:t xml:space="preserve">con la aceptación de estos </w:t>
      </w:r>
      <w:r w:rsidR="00A90385" w:rsidRPr="0059268C">
        <w:rPr>
          <w:rFonts w:ascii="Comfortaa" w:hAnsi="Comfortaa" w:cs="Arial"/>
          <w:b/>
          <w:bCs/>
          <w:sz w:val="22"/>
          <w:szCs w:val="22"/>
        </w:rPr>
        <w:t>T</w:t>
      </w:r>
      <w:r w:rsidRPr="0059268C">
        <w:rPr>
          <w:rFonts w:ascii="Comfortaa" w:hAnsi="Comfortaa" w:cs="Arial"/>
          <w:b/>
          <w:bCs/>
          <w:sz w:val="22"/>
          <w:szCs w:val="22"/>
        </w:rPr>
        <w:t xml:space="preserve">érminos y </w:t>
      </w:r>
      <w:r w:rsidR="00A90385" w:rsidRPr="0059268C">
        <w:rPr>
          <w:rFonts w:ascii="Comfortaa" w:hAnsi="Comfortaa" w:cs="Arial"/>
          <w:b/>
          <w:bCs/>
          <w:sz w:val="22"/>
          <w:szCs w:val="22"/>
        </w:rPr>
        <w:t>C</w:t>
      </w:r>
      <w:r w:rsidRPr="0059268C">
        <w:rPr>
          <w:rFonts w:ascii="Comfortaa" w:hAnsi="Comfortaa" w:cs="Arial"/>
          <w:b/>
          <w:bCs/>
          <w:sz w:val="22"/>
          <w:szCs w:val="22"/>
        </w:rPr>
        <w:t>ondiciones?</w:t>
      </w:r>
    </w:p>
    <w:p w14:paraId="53E9DD0A" w14:textId="77777777" w:rsidR="0055059F" w:rsidRPr="0059268C" w:rsidRDefault="0055059F" w:rsidP="000829FD">
      <w:p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</w:p>
    <w:p w14:paraId="21CB0D72" w14:textId="7CD9133B" w:rsidR="00C81B4D" w:rsidRPr="0059268C" w:rsidRDefault="00C81B4D" w:rsidP="000829FD">
      <w:pPr>
        <w:pStyle w:val="Prrafodelista"/>
        <w:numPr>
          <w:ilvl w:val="1"/>
          <w:numId w:val="3"/>
        </w:num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Atender todas tus obligaciones legales y tributarias.</w:t>
      </w:r>
    </w:p>
    <w:p w14:paraId="05CF89FC" w14:textId="06D79252" w:rsidR="00C81B4D" w:rsidRPr="0059268C" w:rsidRDefault="00C81B4D" w:rsidP="000829FD">
      <w:pPr>
        <w:pStyle w:val="Prrafodelista"/>
        <w:numPr>
          <w:ilvl w:val="1"/>
          <w:numId w:val="3"/>
        </w:num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Tener capacidad legal para of</w:t>
      </w:r>
      <w:r w:rsidR="00C918DF" w:rsidRPr="0059268C">
        <w:rPr>
          <w:rFonts w:ascii="Comfortaa" w:hAnsi="Comfortaa" w:cs="Arial"/>
          <w:sz w:val="22"/>
          <w:szCs w:val="22"/>
        </w:rPr>
        <w:t>recer el Local</w:t>
      </w:r>
      <w:r w:rsidRPr="0059268C">
        <w:rPr>
          <w:rFonts w:ascii="Comfortaa" w:hAnsi="Comfortaa" w:cs="Arial"/>
          <w:sz w:val="22"/>
          <w:szCs w:val="22"/>
        </w:rPr>
        <w:t>.</w:t>
      </w:r>
    </w:p>
    <w:p w14:paraId="4C5BA4FA" w14:textId="08CE83D9" w:rsidR="0055059F" w:rsidRPr="0059268C" w:rsidRDefault="00C81B4D" w:rsidP="000829FD">
      <w:pPr>
        <w:pStyle w:val="Prrafodelista"/>
        <w:numPr>
          <w:ilvl w:val="1"/>
          <w:numId w:val="3"/>
        </w:num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Permitir que </w:t>
      </w:r>
      <w:proofErr w:type="spellStart"/>
      <w:r w:rsidR="00452E21"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te descuente la</w:t>
      </w:r>
      <w:r w:rsidR="00961142" w:rsidRPr="0059268C">
        <w:rPr>
          <w:rFonts w:ascii="Comfortaa" w:hAnsi="Comfortaa" w:cs="Arial"/>
          <w:sz w:val="22"/>
          <w:szCs w:val="22"/>
        </w:rPr>
        <w:t xml:space="preserve"> </w:t>
      </w:r>
      <w:r w:rsidRPr="0059268C">
        <w:rPr>
          <w:rFonts w:ascii="Comfortaa" w:hAnsi="Comfortaa" w:cs="Arial"/>
          <w:sz w:val="22"/>
          <w:szCs w:val="22"/>
        </w:rPr>
        <w:t>C</w:t>
      </w:r>
      <w:r w:rsidR="00961142" w:rsidRPr="0059268C">
        <w:rPr>
          <w:rFonts w:ascii="Comfortaa" w:hAnsi="Comfortaa" w:cs="Arial"/>
          <w:sz w:val="22"/>
          <w:szCs w:val="22"/>
        </w:rPr>
        <w:t>ontraprestación</w:t>
      </w:r>
      <w:r w:rsidR="00B674B1" w:rsidRPr="0059268C">
        <w:rPr>
          <w:rFonts w:ascii="Comfortaa" w:hAnsi="Comfortaa" w:cs="Arial"/>
          <w:sz w:val="22"/>
          <w:szCs w:val="22"/>
        </w:rPr>
        <w:t>,</w:t>
      </w:r>
      <w:r w:rsidR="0039154C" w:rsidRPr="0059268C">
        <w:rPr>
          <w:rFonts w:ascii="Comfortaa" w:hAnsi="Comfortaa" w:cs="Arial"/>
          <w:sz w:val="22"/>
          <w:szCs w:val="22"/>
        </w:rPr>
        <w:t xml:space="preserve"> de</w:t>
      </w:r>
      <w:r w:rsidR="00C918DF" w:rsidRPr="0059268C">
        <w:rPr>
          <w:rFonts w:ascii="Comfortaa" w:hAnsi="Comfortaa" w:cs="Arial"/>
          <w:sz w:val="22"/>
          <w:szCs w:val="22"/>
        </w:rPr>
        <w:t>l primer canon de arrendamiento</w:t>
      </w:r>
      <w:r w:rsidR="003B5855" w:rsidRPr="0059268C">
        <w:rPr>
          <w:rFonts w:ascii="Comfortaa" w:hAnsi="Comfortaa" w:cs="Arial"/>
          <w:sz w:val="22"/>
          <w:szCs w:val="22"/>
        </w:rPr>
        <w:t>.</w:t>
      </w:r>
    </w:p>
    <w:p w14:paraId="652A47F0" w14:textId="18DE6C1B" w:rsidR="00E537CD" w:rsidRPr="0059268C" w:rsidRDefault="00E537CD" w:rsidP="000829FD">
      <w:pPr>
        <w:pStyle w:val="Prrafodelista"/>
        <w:numPr>
          <w:ilvl w:val="1"/>
          <w:numId w:val="3"/>
        </w:num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lastRenderedPageBreak/>
        <w:t>Real</w:t>
      </w:r>
      <w:r w:rsidRPr="0059268C">
        <w:rPr>
          <w:rFonts w:ascii="Comfortaa" w:hAnsi="Comfortaa" w:cs="Arial"/>
          <w:sz w:val="22"/>
          <w:szCs w:val="22"/>
        </w:rPr>
        <w:t>izar el pago del porcentaje correspondiente en el caso de una compraventa.</w:t>
      </w:r>
    </w:p>
    <w:p w14:paraId="766AA5BA" w14:textId="68FA4B5E" w:rsidR="00A81473" w:rsidRPr="0059268C" w:rsidRDefault="0039154C" w:rsidP="000829FD">
      <w:pPr>
        <w:pStyle w:val="Prrafodelista"/>
        <w:numPr>
          <w:ilvl w:val="1"/>
          <w:numId w:val="3"/>
        </w:num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R</w:t>
      </w:r>
      <w:r w:rsidR="00961142" w:rsidRPr="0059268C">
        <w:rPr>
          <w:rFonts w:ascii="Comfortaa" w:hAnsi="Comfortaa" w:cs="Arial"/>
          <w:sz w:val="22"/>
          <w:szCs w:val="22"/>
        </w:rPr>
        <w:t>esponder</w:t>
      </w:r>
      <w:r w:rsidR="00C918DF" w:rsidRPr="0059268C">
        <w:rPr>
          <w:rFonts w:ascii="Comfortaa" w:hAnsi="Comfortaa" w:cs="Arial"/>
          <w:sz w:val="22"/>
          <w:szCs w:val="22"/>
        </w:rPr>
        <w:t xml:space="preserve"> directamente ante los Usuarios con los que celebres contratos de arriendo o compraventa por las obligaciones derivadas de los mismos</w:t>
      </w:r>
      <w:r w:rsidR="00A81473" w:rsidRPr="0059268C">
        <w:rPr>
          <w:rFonts w:ascii="Comfortaa" w:hAnsi="Comfortaa" w:cs="Arial"/>
          <w:sz w:val="22"/>
          <w:szCs w:val="22"/>
        </w:rPr>
        <w:t>.</w:t>
      </w:r>
    </w:p>
    <w:p w14:paraId="50AF1E8E" w14:textId="668A06EE" w:rsidR="00C918DF" w:rsidRPr="0059268C" w:rsidRDefault="00C918DF" w:rsidP="000829FD">
      <w:pPr>
        <w:pStyle w:val="Prrafodelista"/>
        <w:numPr>
          <w:ilvl w:val="1"/>
          <w:numId w:val="3"/>
        </w:num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Llenar los formularios de la Plataforma con información cierta y fidedigna. </w:t>
      </w:r>
    </w:p>
    <w:p w14:paraId="5838BC1D" w14:textId="0044F6FE" w:rsidR="00C918DF" w:rsidRPr="0059268C" w:rsidRDefault="00C918DF" w:rsidP="000829FD">
      <w:pPr>
        <w:pStyle w:val="Prrafodelista"/>
        <w:numPr>
          <w:ilvl w:val="1"/>
          <w:numId w:val="3"/>
        </w:num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Permitir que </w:t>
      </w:r>
      <w:proofErr w:type="spellStart"/>
      <w:r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acceda al Local para coordinar las visitas al mismo. </w:t>
      </w:r>
    </w:p>
    <w:p w14:paraId="1C581FED" w14:textId="77777777" w:rsidR="00F87436" w:rsidRPr="0059268C" w:rsidRDefault="00F87436" w:rsidP="00C918DF">
      <w:pPr>
        <w:suppressAutoHyphens w:val="0"/>
        <w:spacing w:line="276" w:lineRule="auto"/>
        <w:rPr>
          <w:rFonts w:ascii="Comfortaa" w:hAnsi="Comfortaa" w:cs="Arial"/>
          <w:sz w:val="22"/>
          <w:szCs w:val="22"/>
        </w:rPr>
      </w:pPr>
    </w:p>
    <w:p w14:paraId="250A27AA" w14:textId="503ACF57" w:rsidR="00814244" w:rsidRPr="0059268C" w:rsidRDefault="00814244" w:rsidP="00F87436">
      <w:pPr>
        <w:suppressAutoHyphens w:val="0"/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 xml:space="preserve">¿Qué obligaciones adquiere </w:t>
      </w:r>
      <w:proofErr w:type="spellStart"/>
      <w:r w:rsidR="00452E21" w:rsidRPr="0059268C">
        <w:rPr>
          <w:rFonts w:ascii="Comfortaa" w:hAnsi="Comfortaa" w:cs="Arial"/>
          <w:b/>
          <w:bCs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b/>
          <w:bCs/>
          <w:sz w:val="22"/>
          <w:szCs w:val="22"/>
        </w:rPr>
        <w:t xml:space="preserve"> con la aceptación de estos </w:t>
      </w:r>
      <w:r w:rsidR="003D304D" w:rsidRPr="0059268C">
        <w:rPr>
          <w:rFonts w:ascii="Comfortaa" w:hAnsi="Comfortaa" w:cs="Arial"/>
          <w:b/>
          <w:bCs/>
          <w:sz w:val="22"/>
          <w:szCs w:val="22"/>
        </w:rPr>
        <w:t>T</w:t>
      </w:r>
      <w:r w:rsidRPr="0059268C">
        <w:rPr>
          <w:rFonts w:ascii="Comfortaa" w:hAnsi="Comfortaa" w:cs="Arial"/>
          <w:b/>
          <w:bCs/>
          <w:sz w:val="22"/>
          <w:szCs w:val="22"/>
        </w:rPr>
        <w:t xml:space="preserve">érminos y </w:t>
      </w:r>
      <w:r w:rsidR="003D304D" w:rsidRPr="0059268C">
        <w:rPr>
          <w:rFonts w:ascii="Comfortaa" w:hAnsi="Comfortaa" w:cs="Arial"/>
          <w:b/>
          <w:bCs/>
          <w:sz w:val="22"/>
          <w:szCs w:val="22"/>
        </w:rPr>
        <w:t>C</w:t>
      </w:r>
      <w:r w:rsidRPr="0059268C">
        <w:rPr>
          <w:rFonts w:ascii="Comfortaa" w:hAnsi="Comfortaa" w:cs="Arial"/>
          <w:b/>
          <w:bCs/>
          <w:sz w:val="22"/>
          <w:szCs w:val="22"/>
        </w:rPr>
        <w:t>ondiciones?</w:t>
      </w:r>
    </w:p>
    <w:p w14:paraId="0CA3D9DD" w14:textId="102C7DE7" w:rsidR="00E461FD" w:rsidRPr="0059268C" w:rsidRDefault="00E461FD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76071177" w14:textId="23AE06BA" w:rsidR="00082413" w:rsidRPr="0059268C" w:rsidRDefault="00C918DF" w:rsidP="000829FD">
      <w:pPr>
        <w:pStyle w:val="Prrafodelista"/>
        <w:numPr>
          <w:ilvl w:val="0"/>
          <w:numId w:val="4"/>
        </w:numPr>
        <w:spacing w:line="276" w:lineRule="auto"/>
        <w:ind w:left="1418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  <w:lang w:val="es-ES"/>
        </w:rPr>
        <w:t>Transferirte el valor correspondiente al primer canon de arrendamiento, menos la Contraprestación</w:t>
      </w:r>
      <w:r w:rsidR="00AC2581" w:rsidRPr="0059268C">
        <w:rPr>
          <w:rFonts w:ascii="Comfortaa" w:hAnsi="Comfortaa" w:cs="Arial"/>
          <w:bCs/>
          <w:sz w:val="22"/>
          <w:szCs w:val="22"/>
          <w:lang w:val="es-ES"/>
        </w:rPr>
        <w:t xml:space="preserve"> dentro de los </w:t>
      </w:r>
      <w:r w:rsidR="00C246A2">
        <w:rPr>
          <w:rFonts w:ascii="Comfortaa" w:hAnsi="Comfortaa" w:cs="Arial"/>
          <w:bCs/>
          <w:i/>
          <w:iCs/>
          <w:color w:val="FF0000"/>
          <w:sz w:val="22"/>
          <w:szCs w:val="22"/>
          <w:lang w:val="es-ES"/>
        </w:rPr>
        <w:t>Tres (3)</w:t>
      </w:r>
      <w:r w:rsidR="00AC2581" w:rsidRPr="0059268C">
        <w:rPr>
          <w:rFonts w:ascii="Comfortaa" w:hAnsi="Comfortaa" w:cs="Arial"/>
          <w:bCs/>
          <w:sz w:val="22"/>
          <w:szCs w:val="22"/>
          <w:lang w:val="es-ES"/>
        </w:rPr>
        <w:t xml:space="preserve"> días</w:t>
      </w:r>
      <w:r w:rsidR="00C246A2">
        <w:rPr>
          <w:rFonts w:ascii="Comfortaa" w:hAnsi="Comfortaa" w:cs="Arial"/>
          <w:bCs/>
          <w:sz w:val="22"/>
          <w:szCs w:val="22"/>
          <w:lang w:val="es-ES"/>
        </w:rPr>
        <w:t xml:space="preserve"> hábiles</w:t>
      </w:r>
      <w:r w:rsidR="00AC2581" w:rsidRPr="0059268C">
        <w:rPr>
          <w:rFonts w:ascii="Comfortaa" w:hAnsi="Comfortaa" w:cs="Arial"/>
          <w:bCs/>
          <w:sz w:val="22"/>
          <w:szCs w:val="22"/>
          <w:lang w:val="es-ES"/>
        </w:rPr>
        <w:t xml:space="preserve"> siguientes al recibo del pago</w:t>
      </w:r>
      <w:r w:rsidRPr="0059268C">
        <w:rPr>
          <w:rFonts w:ascii="Comfortaa" w:hAnsi="Comfortaa" w:cs="Arial"/>
          <w:bCs/>
          <w:sz w:val="22"/>
          <w:szCs w:val="22"/>
          <w:lang w:val="es-ES"/>
        </w:rPr>
        <w:t xml:space="preserve">. </w:t>
      </w:r>
    </w:p>
    <w:p w14:paraId="50C5B823" w14:textId="7E21B60C" w:rsidR="00814244" w:rsidRPr="0059268C" w:rsidRDefault="00814244" w:rsidP="000829FD">
      <w:pPr>
        <w:pStyle w:val="Prrafodelista"/>
        <w:numPr>
          <w:ilvl w:val="0"/>
          <w:numId w:val="4"/>
        </w:numPr>
        <w:spacing w:line="276" w:lineRule="auto"/>
        <w:ind w:left="1418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>Proveer la infraestructura para el correcto funcionamiento d</w:t>
      </w:r>
      <w:r w:rsidR="00C918DF" w:rsidRPr="0059268C">
        <w:rPr>
          <w:rFonts w:ascii="Comfortaa" w:hAnsi="Comfortaa" w:cs="Arial"/>
          <w:sz w:val="22"/>
          <w:szCs w:val="22"/>
        </w:rPr>
        <w:t>e la Plataforma</w:t>
      </w:r>
      <w:r w:rsidRPr="0059268C">
        <w:rPr>
          <w:rFonts w:ascii="Comfortaa" w:hAnsi="Comfortaa" w:cs="Arial"/>
          <w:sz w:val="22"/>
          <w:szCs w:val="22"/>
        </w:rPr>
        <w:t>.</w:t>
      </w:r>
    </w:p>
    <w:p w14:paraId="4C35F726" w14:textId="1C322332" w:rsidR="00814244" w:rsidRPr="0059268C" w:rsidRDefault="00814244" w:rsidP="000829FD">
      <w:pPr>
        <w:pStyle w:val="Prrafodelista"/>
        <w:numPr>
          <w:ilvl w:val="0"/>
          <w:numId w:val="4"/>
        </w:numPr>
        <w:spacing w:line="276" w:lineRule="auto"/>
        <w:ind w:left="1418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</w:rPr>
        <w:t xml:space="preserve">Responder oportunamente </w:t>
      </w:r>
      <w:r w:rsidR="00F93B2A" w:rsidRPr="0059268C">
        <w:rPr>
          <w:rFonts w:ascii="Comfortaa" w:hAnsi="Comfortaa" w:cs="Arial"/>
          <w:sz w:val="22"/>
          <w:szCs w:val="22"/>
        </w:rPr>
        <w:t>a tus</w:t>
      </w:r>
      <w:r w:rsidR="00C918DF" w:rsidRPr="0059268C">
        <w:rPr>
          <w:rFonts w:ascii="Comfortaa" w:hAnsi="Comfortaa" w:cs="Arial"/>
          <w:sz w:val="22"/>
          <w:szCs w:val="22"/>
        </w:rPr>
        <w:t xml:space="preserve"> PQRSFD</w:t>
      </w:r>
      <w:r w:rsidR="00F93B2A" w:rsidRPr="0059268C">
        <w:rPr>
          <w:rFonts w:ascii="Comfortaa" w:hAnsi="Comfortaa" w:cs="Arial"/>
          <w:sz w:val="22"/>
          <w:szCs w:val="22"/>
        </w:rPr>
        <w:t xml:space="preserve">. </w:t>
      </w:r>
    </w:p>
    <w:p w14:paraId="4D573DE0" w14:textId="66F27B5D" w:rsidR="00814244" w:rsidRPr="0059268C" w:rsidRDefault="00C918DF" w:rsidP="000829FD">
      <w:pPr>
        <w:pStyle w:val="Prrafodelista"/>
        <w:numPr>
          <w:ilvl w:val="0"/>
          <w:numId w:val="4"/>
        </w:numPr>
        <w:spacing w:line="276" w:lineRule="auto"/>
        <w:ind w:left="1418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 xml:space="preserve">Realizar todos sus esfuerzos para encontrar tu Match. </w:t>
      </w:r>
      <w:r w:rsidR="00814244" w:rsidRPr="0059268C">
        <w:rPr>
          <w:rFonts w:ascii="Comfortaa" w:hAnsi="Comfortaa" w:cs="Arial"/>
          <w:bCs/>
          <w:sz w:val="22"/>
          <w:szCs w:val="22"/>
        </w:rPr>
        <w:t xml:space="preserve"> </w:t>
      </w:r>
    </w:p>
    <w:p w14:paraId="6C1F2A20" w14:textId="34F60382" w:rsidR="00082413" w:rsidRPr="0059268C" w:rsidRDefault="00C918DF" w:rsidP="000829FD">
      <w:pPr>
        <w:pStyle w:val="Prrafodelista"/>
        <w:numPr>
          <w:ilvl w:val="0"/>
          <w:numId w:val="4"/>
        </w:numPr>
        <w:spacing w:line="276" w:lineRule="auto"/>
        <w:ind w:left="1418"/>
        <w:rPr>
          <w:rFonts w:ascii="Comfortaa" w:hAnsi="Comfortaa" w:cs="Arial"/>
          <w:bCs/>
          <w:sz w:val="22"/>
          <w:szCs w:val="22"/>
        </w:rPr>
      </w:pPr>
      <w:r w:rsidRPr="0059268C">
        <w:rPr>
          <w:rFonts w:ascii="Comfortaa" w:hAnsi="Comfortaa" w:cs="Arial"/>
          <w:bCs/>
          <w:sz w:val="22"/>
          <w:szCs w:val="22"/>
        </w:rPr>
        <w:t>Mantener la confidencialidad de tu información hasta tanto no se haya celebrado el contrato de arrendamiento o compraventa</w:t>
      </w:r>
      <w:r w:rsidR="00F93B2A" w:rsidRPr="0059268C">
        <w:rPr>
          <w:rFonts w:ascii="Comfortaa" w:hAnsi="Comfortaa" w:cs="Arial"/>
          <w:bCs/>
          <w:sz w:val="22"/>
          <w:szCs w:val="22"/>
        </w:rPr>
        <w:t xml:space="preserve">. </w:t>
      </w:r>
    </w:p>
    <w:p w14:paraId="63AD09D1" w14:textId="6D520D42" w:rsidR="00410C00" w:rsidRPr="0059268C" w:rsidRDefault="00410C00" w:rsidP="00CC4039">
      <w:pPr>
        <w:spacing w:line="276" w:lineRule="auto"/>
        <w:rPr>
          <w:rFonts w:ascii="Comfortaa" w:hAnsi="Comfortaa" w:cs="Arial"/>
          <w:bCs/>
          <w:sz w:val="22"/>
          <w:szCs w:val="22"/>
        </w:rPr>
      </w:pPr>
    </w:p>
    <w:p w14:paraId="704B0D2F" w14:textId="5B4484AC" w:rsidR="00410C00" w:rsidRPr="0059268C" w:rsidRDefault="00410C00" w:rsidP="00CC4039">
      <w:pPr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bookmarkStart w:id="7" w:name="_Ref53072193"/>
      <w:r w:rsidRPr="0059268C">
        <w:rPr>
          <w:rFonts w:ascii="Comfortaa" w:hAnsi="Comfortaa" w:cs="Arial"/>
          <w:b/>
          <w:bCs/>
          <w:sz w:val="22"/>
          <w:szCs w:val="22"/>
        </w:rPr>
        <w:t xml:space="preserve">¿Cuál es la responsabilidad de </w:t>
      </w:r>
      <w:proofErr w:type="spellStart"/>
      <w:r w:rsidR="00452E21" w:rsidRPr="0059268C">
        <w:rPr>
          <w:rFonts w:ascii="Comfortaa" w:hAnsi="Comfortaa" w:cs="Arial"/>
          <w:b/>
          <w:bCs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b/>
          <w:bCs/>
          <w:sz w:val="22"/>
          <w:szCs w:val="22"/>
        </w:rPr>
        <w:t xml:space="preserve"> bajo est</w:t>
      </w:r>
      <w:r w:rsidR="00216A4A" w:rsidRPr="0059268C">
        <w:rPr>
          <w:rFonts w:ascii="Comfortaa" w:hAnsi="Comfortaa" w:cs="Arial"/>
          <w:b/>
          <w:bCs/>
          <w:sz w:val="22"/>
          <w:szCs w:val="22"/>
        </w:rPr>
        <w:t>e Acuerdo</w:t>
      </w:r>
      <w:r w:rsidRPr="0059268C">
        <w:rPr>
          <w:rFonts w:ascii="Comfortaa" w:hAnsi="Comfortaa" w:cs="Arial"/>
          <w:b/>
          <w:bCs/>
          <w:sz w:val="22"/>
          <w:szCs w:val="22"/>
        </w:rPr>
        <w:t>?</w:t>
      </w:r>
    </w:p>
    <w:p w14:paraId="45BFB664" w14:textId="66C4F151" w:rsidR="00410C00" w:rsidRPr="0059268C" w:rsidRDefault="00410C00" w:rsidP="00CC4039">
      <w:pPr>
        <w:spacing w:line="276" w:lineRule="auto"/>
        <w:rPr>
          <w:rFonts w:ascii="Comfortaa" w:hAnsi="Comfortaa" w:cs="Arial"/>
          <w:b/>
          <w:bCs/>
          <w:sz w:val="22"/>
          <w:szCs w:val="22"/>
        </w:rPr>
      </w:pPr>
    </w:p>
    <w:p w14:paraId="2C6AAC35" w14:textId="09FDF229" w:rsidR="00410C00" w:rsidRPr="0059268C" w:rsidRDefault="00452E21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</w:t>
      </w:r>
      <w:r w:rsidR="00216A4A" w:rsidRPr="0059268C">
        <w:rPr>
          <w:rFonts w:ascii="Comfortaa" w:hAnsi="Comfortaa" w:cs="Arial"/>
          <w:sz w:val="22"/>
          <w:szCs w:val="22"/>
          <w:lang w:val="es-CO"/>
        </w:rPr>
        <w:t>no será responsable de los incumplimientos de los Usuarios a los contratos de arrendamiento o compraventa que eventualmente puedan surgir con el uso de la Plataforma, así como tampoco puede garantizarte que habrá un Match o que se celebrará un contrato de arrendamiento o compraventa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>.</w:t>
      </w:r>
    </w:p>
    <w:p w14:paraId="6E3FB39B" w14:textId="0176E576" w:rsidR="00216A4A" w:rsidRPr="0059268C" w:rsidRDefault="00216A4A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5336C655" w14:textId="385F04FB" w:rsidR="00216A4A" w:rsidRPr="0059268C" w:rsidRDefault="00216A4A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Los Usuarios aceptan que los Servicios que presta la Plataforma es un servicio “as 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is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>” (tal cual), lo que quiere decir que no existe garantía alguna expresa ni implícita sobre la prestación de los Servicios.</w:t>
      </w:r>
    </w:p>
    <w:p w14:paraId="4D56FEA7" w14:textId="77777777" w:rsidR="00216A4A" w:rsidRPr="0059268C" w:rsidRDefault="00216A4A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77638072" w14:textId="58F0A1C2" w:rsidR="00216A4A" w:rsidRPr="0059268C" w:rsidRDefault="00216A4A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Ningún tipo de información que los Usuarios hayan recibido por algún medio por parte de 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 o cualquiera de sus representantes o funcionarios, adicional a estos términos y condiciones, comprometerá la responsabilidad de 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 ni representará garantía alguna sobre los Servicios. </w:t>
      </w:r>
    </w:p>
    <w:p w14:paraId="227A72D5" w14:textId="77777777" w:rsidR="00216A4A" w:rsidRPr="0059268C" w:rsidRDefault="00216A4A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494D7EAA" w14:textId="532BBD3D" w:rsidR="00216A4A" w:rsidRPr="0059268C" w:rsidRDefault="00216A4A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Por tal motivo, el único recurso que los Usuarios tendrán en relación con los Servicios que presta la Plataforma, será el de no volver a usar la Plataforma.</w:t>
      </w:r>
    </w:p>
    <w:p w14:paraId="50079E3B" w14:textId="4F4E2BCD" w:rsidR="00935FE5" w:rsidRPr="0059268C" w:rsidRDefault="00935FE5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6539A036" w14:textId="40A0B76A" w:rsidR="00935FE5" w:rsidRPr="0059268C" w:rsidRDefault="00935FE5" w:rsidP="00935FE5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 no responderá: </w:t>
      </w:r>
    </w:p>
    <w:p w14:paraId="4EB74878" w14:textId="77777777" w:rsidR="00935FE5" w:rsidRPr="0059268C" w:rsidRDefault="00935FE5" w:rsidP="00935FE5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27E8437D" w14:textId="77777777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Cuando los Usuarios proporcionen datos de identidad o información incorrectos, inexactos, no actualizados o falsos, y en particular, aunque de </w:t>
      </w:r>
      <w:r w:rsidRPr="0059268C">
        <w:rPr>
          <w:rFonts w:ascii="Comfortaa" w:hAnsi="Comfortaa" w:cs="Arial"/>
          <w:sz w:val="22"/>
          <w:szCs w:val="22"/>
          <w:lang w:val="es-CO"/>
        </w:rPr>
        <w:lastRenderedPageBreak/>
        <w:t>modo no exclusivo ni limitativo, por daños y perjuicios de cualquier naturaleza que se puedan deber a suplantación de personalidad de un tercero, efectuada por un Usuario en cualquier clase de comunicación o transacción realizada a través de la Plataforma. </w:t>
      </w:r>
    </w:p>
    <w:p w14:paraId="0E69B7E4" w14:textId="4DDE5BB3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Por consecuencias derivadas del contenido de la información publicada por los Usuarios, sin perjuicio de que la Plataforma pueda limitar o borrar cualquier </w:t>
      </w:r>
      <w:r w:rsidR="00314EE4" w:rsidRPr="0059268C">
        <w:rPr>
          <w:rFonts w:ascii="Comfortaa" w:hAnsi="Comfortaa" w:cs="Arial"/>
          <w:sz w:val="22"/>
          <w:szCs w:val="22"/>
          <w:lang w:val="es-CO"/>
        </w:rPr>
        <w:t>c</w:t>
      </w:r>
      <w:r w:rsidRPr="0059268C">
        <w:rPr>
          <w:rFonts w:ascii="Comfortaa" w:hAnsi="Comfortaa" w:cs="Arial"/>
          <w:sz w:val="22"/>
          <w:szCs w:val="22"/>
          <w:lang w:val="es-CO"/>
        </w:rPr>
        <w:t>ontenido a su discreción. </w:t>
      </w:r>
    </w:p>
    <w:p w14:paraId="6A07AB30" w14:textId="5540FAE0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Cuando se produzca suspensión, interrupción o corte de los Servicio</w:t>
      </w:r>
      <w:r w:rsidR="006E5698" w:rsidRPr="0059268C">
        <w:rPr>
          <w:rFonts w:ascii="Comfortaa" w:hAnsi="Comfortaa" w:cs="Arial"/>
          <w:sz w:val="22"/>
          <w:szCs w:val="22"/>
          <w:lang w:val="es-CO"/>
        </w:rPr>
        <w:t>s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debido a mantenimiento correctivo o preventivo de la Plataforma.</w:t>
      </w:r>
    </w:p>
    <w:p w14:paraId="2269CD7B" w14:textId="38E53F3D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Cuando se deba</w:t>
      </w:r>
      <w:r w:rsidR="006E5698" w:rsidRPr="0059268C">
        <w:rPr>
          <w:rFonts w:ascii="Comfortaa" w:hAnsi="Comfortaa" w:cs="Arial"/>
          <w:sz w:val="22"/>
          <w:szCs w:val="22"/>
          <w:lang w:val="es-CO"/>
        </w:rPr>
        <w:t>n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realizar modificaciones urgentes que sean necesarias en la Plataforma.</w:t>
      </w:r>
    </w:p>
    <w:p w14:paraId="0F646A48" w14:textId="77777777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Por el incumplimiento de los Usuarios a los contratos de arrendamiento o compraventa celebrados entre los mismos.</w:t>
      </w:r>
    </w:p>
    <w:p w14:paraId="11FF1081" w14:textId="77777777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Por pérdida de ganancias por negocios no realizados por los Usuarios, lucro cesante, pérdidas pecuniarias o pérdidas de información. </w:t>
      </w:r>
    </w:p>
    <w:p w14:paraId="5E7E8DEE" w14:textId="77777777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Por cualquier costo, perjuicio o daño que sea causado a los Usuarios, como consecuencia de la utilización indebida de los Servicios. </w:t>
      </w:r>
    </w:p>
    <w:p w14:paraId="503C3292" w14:textId="4DB5C2A2" w:rsidR="00935FE5" w:rsidRPr="0059268C" w:rsidRDefault="00935FE5" w:rsidP="000829FD">
      <w:pPr>
        <w:pStyle w:val="Prrafodelista"/>
        <w:numPr>
          <w:ilvl w:val="0"/>
          <w:numId w:val="6"/>
        </w:num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Por las infracciones de derechos de propiedad intelectual efectuadas por los Usuarios.</w:t>
      </w:r>
    </w:p>
    <w:p w14:paraId="50F8A8C7" w14:textId="77777777" w:rsidR="00935FE5" w:rsidRPr="0059268C" w:rsidRDefault="00935FE5" w:rsidP="00935FE5">
      <w:pPr>
        <w:pStyle w:val="Prrafodelista"/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04F346AC" w14:textId="6BF1A7F1" w:rsidR="00935FE5" w:rsidRPr="0059268C" w:rsidRDefault="00935FE5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En cualquier caso, la responsabilidad de 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 </w:t>
      </w:r>
      <w:r w:rsidR="00F67B72" w:rsidRPr="0059268C">
        <w:rPr>
          <w:rFonts w:ascii="Comfortaa" w:hAnsi="Comfortaa" w:cs="Arial"/>
          <w:sz w:val="22"/>
          <w:szCs w:val="22"/>
          <w:lang w:val="es-CO"/>
        </w:rPr>
        <w:t>se limitar</w:t>
      </w:r>
      <w:r w:rsidR="00F67B72" w:rsidRPr="0059268C">
        <w:rPr>
          <w:rFonts w:ascii="Comfortaa" w:hAnsi="Comfortaa" w:cs="Arial"/>
          <w:sz w:val="22"/>
          <w:szCs w:val="22"/>
          <w:lang w:val="es-ES"/>
        </w:rPr>
        <w:t>á a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COP$1.000.000.</w:t>
      </w:r>
    </w:p>
    <w:p w14:paraId="3662ADA9" w14:textId="02AD1021" w:rsidR="00935FE5" w:rsidRPr="0059268C" w:rsidRDefault="00935FE5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44506C66" w14:textId="4DB7D529" w:rsidR="00935FE5" w:rsidRPr="0059268C" w:rsidRDefault="00935FE5" w:rsidP="00CC4039">
      <w:pPr>
        <w:spacing w:line="276" w:lineRule="auto"/>
        <w:rPr>
          <w:rFonts w:ascii="Comfortaa" w:hAnsi="Comfortaa" w:cs="Arial"/>
          <w:b/>
          <w:bCs/>
          <w:sz w:val="22"/>
          <w:szCs w:val="22"/>
          <w:lang w:val="es-CO"/>
        </w:rPr>
      </w:pPr>
      <w:r w:rsidRPr="0059268C">
        <w:rPr>
          <w:rFonts w:ascii="Comfortaa" w:hAnsi="Comfortaa" w:cs="Arial"/>
          <w:b/>
          <w:bCs/>
          <w:sz w:val="22"/>
          <w:szCs w:val="22"/>
          <w:lang w:val="es-CO"/>
        </w:rPr>
        <w:t>¿Qué pasa si la Plataforma falla?</w:t>
      </w:r>
    </w:p>
    <w:p w14:paraId="2079631C" w14:textId="77777777" w:rsidR="006E5698" w:rsidRPr="0059268C" w:rsidRDefault="006E5698" w:rsidP="00CC4039">
      <w:pPr>
        <w:spacing w:line="276" w:lineRule="auto"/>
        <w:rPr>
          <w:rFonts w:ascii="Comfortaa" w:hAnsi="Comfortaa" w:cs="Arial"/>
          <w:b/>
          <w:bCs/>
          <w:sz w:val="22"/>
          <w:szCs w:val="22"/>
          <w:lang w:val="es-CO"/>
        </w:rPr>
      </w:pPr>
    </w:p>
    <w:p w14:paraId="49D951D5" w14:textId="57459D01" w:rsidR="000829FD" w:rsidRPr="0059268C" w:rsidRDefault="000829FD" w:rsidP="00935FE5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Si tienes algún problema con la Plataforma, puedes enviarnos una comunicación a </w:t>
      </w:r>
      <w:r w:rsidR="00C246A2">
        <w:rPr>
          <w:rFonts w:ascii="Comfortaa" w:hAnsi="Comfortaa" w:cs="Arial"/>
          <w:i/>
          <w:iCs/>
          <w:color w:val="FF0000"/>
          <w:sz w:val="22"/>
          <w:szCs w:val="22"/>
          <w:lang w:val="es-CO"/>
        </w:rPr>
        <w:t>locales@terramatch.net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indicándonos cuál es el problema, y haremos nuestros mayores esfuerzos para ayudarte a solucionarlo.</w:t>
      </w:r>
    </w:p>
    <w:p w14:paraId="7D4905E3" w14:textId="77777777" w:rsidR="000829FD" w:rsidRPr="0059268C" w:rsidRDefault="000829FD" w:rsidP="00935FE5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45BA91C4" w14:textId="5576CE68" w:rsidR="00935FE5" w:rsidRPr="0059268C" w:rsidRDefault="00935FE5" w:rsidP="00935FE5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> no se responsabiliza por cualquier daño, perjuicio o pérdida causados por fallas en la Plataforma derivadas del servidor o Internet. 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 tampoco será responsable por cualquier virus que pudiera infectar el equipo de los Usuarios como consecuencia del acceso o uso de la Plataforma o a raíz de cualquier transferencia de datos, archivos, imágenes, textos, o audios contenidos en el mismo. 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 no garantiza el acceso y uso continuado o ininterrumpido de la Plataforma. </w:t>
      </w:r>
    </w:p>
    <w:p w14:paraId="0BA9AB5E" w14:textId="77777777" w:rsidR="00935FE5" w:rsidRPr="0059268C" w:rsidRDefault="00935FE5" w:rsidP="00935FE5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6C2C130D" w14:textId="328939AF" w:rsidR="00935FE5" w:rsidRPr="0059268C" w:rsidRDefault="00935FE5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La Plataforma puede eventualmente no estar disponible debido a dificultades técnicas o fallas de Internet, o por cualquier otra circunstancia; en tales casos se procurará restablecerla con la mayor celeridad posible sin que por ello pueda imputársele algún tipo de responsabilidad a </w:t>
      </w:r>
      <w:proofErr w:type="spellStart"/>
      <w:r w:rsidR="000829FD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>. </w:t>
      </w:r>
      <w:proofErr w:type="spellStart"/>
      <w:r w:rsidR="000829FD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> no será responsable por ningún error u omisión que los Usuarios cometa</w:t>
      </w:r>
      <w:r w:rsidR="000829FD" w:rsidRPr="0059268C">
        <w:rPr>
          <w:rFonts w:ascii="Comfortaa" w:hAnsi="Comfortaa" w:cs="Arial"/>
          <w:sz w:val="22"/>
          <w:szCs w:val="22"/>
          <w:lang w:val="es-CO"/>
        </w:rPr>
        <w:t>n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dentro de la Plataforma.</w:t>
      </w:r>
    </w:p>
    <w:p w14:paraId="48BA1ACD" w14:textId="1DA3CEC0" w:rsidR="00216A4A" w:rsidRPr="0059268C" w:rsidRDefault="00216A4A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303F61BC" w14:textId="0C904AE2" w:rsidR="00216A4A" w:rsidRPr="0059268C" w:rsidRDefault="00216A4A" w:rsidP="00CC4039">
      <w:pPr>
        <w:spacing w:line="276" w:lineRule="auto"/>
        <w:rPr>
          <w:rFonts w:ascii="Comfortaa" w:hAnsi="Comfortaa" w:cs="Arial"/>
          <w:b/>
          <w:bCs/>
          <w:sz w:val="22"/>
          <w:szCs w:val="22"/>
          <w:lang w:val="es-CO"/>
        </w:rPr>
      </w:pPr>
      <w:r w:rsidRPr="0059268C">
        <w:rPr>
          <w:rFonts w:ascii="Comfortaa" w:hAnsi="Comfortaa" w:cs="Arial"/>
          <w:b/>
          <w:bCs/>
          <w:sz w:val="22"/>
          <w:szCs w:val="22"/>
          <w:lang w:val="es-CO"/>
        </w:rPr>
        <w:t>¿Tienes alguna garantía por los Servicios?</w:t>
      </w:r>
    </w:p>
    <w:p w14:paraId="169585DD" w14:textId="1FA58811" w:rsidR="00216A4A" w:rsidRPr="0059268C" w:rsidRDefault="00216A4A" w:rsidP="00CC4039">
      <w:pPr>
        <w:spacing w:line="276" w:lineRule="auto"/>
        <w:rPr>
          <w:rFonts w:ascii="Comfortaa" w:hAnsi="Comfortaa" w:cs="Arial"/>
          <w:b/>
          <w:bCs/>
          <w:sz w:val="22"/>
          <w:szCs w:val="22"/>
          <w:lang w:val="es-CO"/>
        </w:rPr>
      </w:pPr>
    </w:p>
    <w:p w14:paraId="5D785D15" w14:textId="0737C111" w:rsidR="00216A4A" w:rsidRPr="0059268C" w:rsidRDefault="00216A4A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lastRenderedPageBreak/>
        <w:t>Los Usuarios, aceptan y reconoce</w:t>
      </w:r>
      <w:r w:rsidR="00410F3E" w:rsidRPr="0059268C">
        <w:rPr>
          <w:rFonts w:ascii="Comfortaa" w:hAnsi="Comfortaa" w:cs="Arial"/>
          <w:sz w:val="22"/>
          <w:szCs w:val="22"/>
          <w:lang w:val="es-CO"/>
        </w:rPr>
        <w:t>n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que 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 es una Plataforma de 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>intermediación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que no tiene ningún tipo de vinculación con los 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>Usuarios</w:t>
      </w:r>
      <w:r w:rsidRPr="0059268C">
        <w:rPr>
          <w:rFonts w:ascii="Comfortaa" w:hAnsi="Comfortaa" w:cs="Arial"/>
          <w:sz w:val="22"/>
          <w:szCs w:val="22"/>
          <w:lang w:val="es-CO"/>
        </w:rPr>
        <w:t>, distinta a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estos términos y condiciones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, de modo que no está en capacidad de garantizar la idoneidad, veracidad o eficacia de 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>la información otorgada por los Usuarios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, de modo que la Plataforma no puede garantizar 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>el estado físico o jurídico del Local</w:t>
      </w:r>
      <w:r w:rsidRPr="0059268C">
        <w:rPr>
          <w:rFonts w:ascii="Comfortaa" w:hAnsi="Comfortaa" w:cs="Arial"/>
          <w:sz w:val="22"/>
          <w:szCs w:val="22"/>
          <w:lang w:val="es-CO"/>
        </w:rPr>
        <w:t>. </w:t>
      </w:r>
    </w:p>
    <w:p w14:paraId="1E410CCF" w14:textId="77777777" w:rsidR="00216A4A" w:rsidRPr="0059268C" w:rsidRDefault="00216A4A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62B4A928" w14:textId="1BBE0639" w:rsidR="00216A4A" w:rsidRPr="0059268C" w:rsidRDefault="00216A4A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No </w:t>
      </w:r>
      <w:proofErr w:type="gramStart"/>
      <w:r w:rsidRPr="0059268C">
        <w:rPr>
          <w:rFonts w:ascii="Comfortaa" w:hAnsi="Comfortaa" w:cs="Arial"/>
          <w:sz w:val="22"/>
          <w:szCs w:val="22"/>
          <w:lang w:val="es-CO"/>
        </w:rPr>
        <w:t>obstante</w:t>
      </w:r>
      <w:proofErr w:type="gramEnd"/>
      <w:r w:rsidRPr="0059268C">
        <w:rPr>
          <w:rFonts w:ascii="Comfortaa" w:hAnsi="Comfortaa" w:cs="Arial"/>
          <w:sz w:val="22"/>
          <w:szCs w:val="22"/>
          <w:lang w:val="es-CO"/>
        </w:rPr>
        <w:t xml:space="preserve"> lo anterior,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</w:t>
      </w:r>
      <w:proofErr w:type="spellStart"/>
      <w:r w:rsidR="00ED1B69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hará sus mejores esfuerzos para validar la información enviada por los Usuarios</w:t>
      </w:r>
      <w:r w:rsidRPr="0059268C">
        <w:rPr>
          <w:rFonts w:ascii="Comfortaa" w:hAnsi="Comfortaa" w:cs="Arial"/>
          <w:sz w:val="22"/>
          <w:szCs w:val="22"/>
          <w:lang w:val="es-CO"/>
        </w:rPr>
        <w:t>. </w:t>
      </w:r>
    </w:p>
    <w:p w14:paraId="64017193" w14:textId="77777777" w:rsidR="00ED1B69" w:rsidRPr="0059268C" w:rsidRDefault="00ED1B69" w:rsidP="00216A4A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32FD540C" w14:textId="35352726" w:rsidR="00935FE5" w:rsidRPr="0059268C" w:rsidRDefault="00ED1B69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 xml:space="preserve">Los Usuarios serán los únicos responsables por sus obligaciones derivadas de los contratos de arrendamiento o compraventa celebrados entre ellos y no podrán endilgar ninguna responsabilidad a </w:t>
      </w:r>
      <w:proofErr w:type="spellStart"/>
      <w:r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="00216A4A" w:rsidRPr="0059268C">
        <w:rPr>
          <w:rFonts w:ascii="Comfortaa" w:hAnsi="Comfortaa" w:cs="Arial"/>
          <w:sz w:val="22"/>
          <w:szCs w:val="22"/>
          <w:lang w:val="es-CO"/>
        </w:rPr>
        <w:t>.</w:t>
      </w:r>
    </w:p>
    <w:bookmarkEnd w:id="7"/>
    <w:p w14:paraId="7FD382BA" w14:textId="77777777" w:rsidR="00410C00" w:rsidRPr="0059268C" w:rsidRDefault="00410C00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05404EDE" w14:textId="72695BAF" w:rsidR="00410C00" w:rsidRPr="0059268C" w:rsidRDefault="00410C00" w:rsidP="00CC4039">
      <w:pPr>
        <w:spacing w:line="276" w:lineRule="auto"/>
        <w:rPr>
          <w:rFonts w:ascii="Comfortaa" w:hAnsi="Comfortaa" w:cs="Arial"/>
          <w:b/>
          <w:bCs/>
          <w:sz w:val="22"/>
          <w:szCs w:val="22"/>
        </w:rPr>
      </w:pPr>
      <w:r w:rsidRPr="0059268C">
        <w:rPr>
          <w:rFonts w:ascii="Comfortaa" w:hAnsi="Comfortaa" w:cs="Arial"/>
          <w:b/>
          <w:bCs/>
          <w:sz w:val="22"/>
          <w:szCs w:val="22"/>
        </w:rPr>
        <w:t>¿Cuál es tu responsabilidad bajo est</w:t>
      </w:r>
      <w:r w:rsidR="00216A4A" w:rsidRPr="0059268C">
        <w:rPr>
          <w:rFonts w:ascii="Comfortaa" w:hAnsi="Comfortaa" w:cs="Arial"/>
          <w:b/>
          <w:bCs/>
          <w:sz w:val="22"/>
          <w:szCs w:val="22"/>
        </w:rPr>
        <w:t>e Acuerdo</w:t>
      </w:r>
      <w:r w:rsidRPr="0059268C">
        <w:rPr>
          <w:rFonts w:ascii="Comfortaa" w:hAnsi="Comfortaa" w:cs="Arial"/>
          <w:b/>
          <w:bCs/>
          <w:sz w:val="22"/>
          <w:szCs w:val="22"/>
        </w:rPr>
        <w:t>?</w:t>
      </w:r>
    </w:p>
    <w:p w14:paraId="54F8AEE0" w14:textId="63599E4A" w:rsidR="00410C00" w:rsidRPr="0059268C" w:rsidRDefault="00410C00" w:rsidP="00CC4039">
      <w:pPr>
        <w:spacing w:line="276" w:lineRule="auto"/>
        <w:rPr>
          <w:rFonts w:ascii="Comfortaa" w:hAnsi="Comfortaa" w:cs="Arial"/>
          <w:sz w:val="22"/>
          <w:szCs w:val="22"/>
        </w:rPr>
      </w:pPr>
    </w:p>
    <w:p w14:paraId="50A2CB68" w14:textId="55946D96" w:rsidR="00D81F55" w:rsidRPr="0059268C" w:rsidRDefault="00FD57F7" w:rsidP="00CC4039">
      <w:pPr>
        <w:spacing w:line="276" w:lineRule="auto"/>
        <w:rPr>
          <w:rFonts w:ascii="Comfortaa" w:hAnsi="Comfortaa" w:cs="Arial"/>
          <w:sz w:val="22"/>
          <w:szCs w:val="22"/>
          <w:lang w:val="es-US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S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>erá</w:t>
      </w:r>
      <w:r w:rsidRPr="0059268C">
        <w:rPr>
          <w:rFonts w:ascii="Comfortaa" w:hAnsi="Comfortaa" w:cs="Arial"/>
          <w:sz w:val="22"/>
          <w:szCs w:val="22"/>
          <w:lang w:val="es-CO"/>
        </w:rPr>
        <w:t>s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el único responsable frente </w:t>
      </w:r>
      <w:r w:rsidR="00D81F55" w:rsidRPr="0059268C">
        <w:rPr>
          <w:rFonts w:ascii="Comfortaa" w:hAnsi="Comfortaa" w:cs="Arial"/>
          <w:sz w:val="22"/>
          <w:szCs w:val="22"/>
          <w:lang w:val="es-CO"/>
        </w:rPr>
        <w:t xml:space="preserve">a 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>otros Usuarios</w:t>
      </w:r>
      <w:r w:rsidR="00D81F55" w:rsidRPr="0059268C">
        <w:rPr>
          <w:rFonts w:ascii="Comfortaa" w:hAnsi="Comfortaa" w:cs="Arial"/>
          <w:sz w:val="22"/>
          <w:szCs w:val="22"/>
          <w:lang w:val="es-CO"/>
        </w:rPr>
        <w:t xml:space="preserve"> respecto del cumplimiento 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del contrato que celebres 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y </w:t>
      </w:r>
      <w:r w:rsidR="00497087" w:rsidRPr="0059268C">
        <w:rPr>
          <w:rFonts w:ascii="Comfortaa" w:hAnsi="Comfortaa" w:cs="Arial"/>
          <w:sz w:val="22"/>
          <w:szCs w:val="22"/>
          <w:lang w:val="es-CO"/>
        </w:rPr>
        <w:t>deberás encargarte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de las reclamaciones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derivadas del mismo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, </w:t>
      </w:r>
      <w:r w:rsidR="00497087" w:rsidRPr="0059268C">
        <w:rPr>
          <w:rFonts w:ascii="Comfortaa" w:hAnsi="Comfortaa" w:cs="Arial"/>
          <w:sz w:val="22"/>
          <w:szCs w:val="22"/>
          <w:lang w:val="es-CO"/>
        </w:rPr>
        <w:t xml:space="preserve">las cuales 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>incluye</w:t>
      </w:r>
      <w:r w:rsidR="00497087" w:rsidRPr="0059268C">
        <w:rPr>
          <w:rFonts w:ascii="Comfortaa" w:hAnsi="Comfortaa" w:cs="Arial"/>
          <w:sz w:val="22"/>
          <w:szCs w:val="22"/>
          <w:lang w:val="es-CO"/>
        </w:rPr>
        <w:t>n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>, pero no se limita</w:t>
      </w:r>
      <w:r w:rsidR="00497087" w:rsidRPr="0059268C">
        <w:rPr>
          <w:rFonts w:ascii="Comfortaa" w:hAnsi="Comfortaa" w:cs="Arial"/>
          <w:sz w:val="22"/>
          <w:szCs w:val="22"/>
          <w:lang w:val="es-CO"/>
        </w:rPr>
        <w:t>n,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a reclamaciones por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no pago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>,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vicios ocultos,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no entrega 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del Local 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>y cualquier reclamación que tenga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n los Usuarios 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>relacionada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con el Local</w:t>
      </w:r>
      <w:r w:rsidR="009F1452" w:rsidRPr="0059268C">
        <w:rPr>
          <w:rFonts w:ascii="Comfortaa" w:hAnsi="Comfortaa" w:cs="Arial"/>
          <w:sz w:val="22"/>
          <w:szCs w:val="22"/>
          <w:lang w:val="es-CO"/>
        </w:rPr>
        <w:t>,</w:t>
      </w:r>
      <w:r w:rsidR="00ED1B69" w:rsidRPr="0059268C">
        <w:rPr>
          <w:rFonts w:ascii="Comfortaa" w:hAnsi="Comfortaa" w:cs="Arial"/>
          <w:sz w:val="22"/>
          <w:szCs w:val="22"/>
          <w:lang w:val="es-CO"/>
        </w:rPr>
        <w:t xml:space="preserve"> y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en ningún caso</w:t>
      </w:r>
      <w:r w:rsidR="009F1452" w:rsidRPr="0059268C">
        <w:rPr>
          <w:rFonts w:ascii="Comfortaa" w:hAnsi="Comfortaa" w:cs="Arial"/>
          <w:sz w:val="22"/>
          <w:szCs w:val="22"/>
          <w:lang w:val="es-CO"/>
        </w:rPr>
        <w:t>,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vinculará</w:t>
      </w:r>
      <w:r w:rsidRPr="0059268C">
        <w:rPr>
          <w:rFonts w:ascii="Comfortaa" w:hAnsi="Comfortaa" w:cs="Arial"/>
          <w:sz w:val="22"/>
          <w:szCs w:val="22"/>
          <w:lang w:val="es-CO"/>
        </w:rPr>
        <w:t>s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</w:t>
      </w:r>
      <w:r w:rsidR="009F1452" w:rsidRPr="0059268C">
        <w:rPr>
          <w:rFonts w:ascii="Comfortaa" w:hAnsi="Comfortaa" w:cs="Arial"/>
          <w:sz w:val="22"/>
          <w:szCs w:val="22"/>
          <w:lang w:val="es-CO"/>
        </w:rPr>
        <w:t xml:space="preserve">a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="00BA2794" w:rsidRPr="0059268C">
        <w:rPr>
          <w:rFonts w:ascii="Comfortaa" w:hAnsi="Comfortaa" w:cs="Arial"/>
          <w:sz w:val="22"/>
          <w:szCs w:val="22"/>
          <w:lang w:val="es-CO"/>
        </w:rPr>
        <w:t xml:space="preserve"> a la respectiva </w:t>
      </w:r>
      <w:proofErr w:type="spellStart"/>
      <w:r w:rsidR="00BA2794" w:rsidRPr="0059268C">
        <w:rPr>
          <w:rFonts w:ascii="Comfortaa" w:hAnsi="Comfortaa" w:cs="Arial"/>
          <w:sz w:val="22"/>
          <w:szCs w:val="22"/>
          <w:lang w:val="es-CO"/>
        </w:rPr>
        <w:t>reclamaci</w:t>
      </w:r>
      <w:r w:rsidR="00BA2794" w:rsidRPr="0059268C">
        <w:rPr>
          <w:rFonts w:ascii="Comfortaa" w:hAnsi="Comfortaa" w:cs="Arial"/>
          <w:sz w:val="22"/>
          <w:szCs w:val="22"/>
          <w:lang w:val="es-US"/>
        </w:rPr>
        <w:t>ón</w:t>
      </w:r>
      <w:proofErr w:type="spellEnd"/>
      <w:r w:rsidR="00BA2794" w:rsidRPr="0059268C">
        <w:rPr>
          <w:rFonts w:ascii="Comfortaa" w:hAnsi="Comfortaa" w:cs="Arial"/>
          <w:sz w:val="22"/>
          <w:szCs w:val="22"/>
          <w:lang w:val="es-US"/>
        </w:rPr>
        <w:t xml:space="preserve"> o proceso</w:t>
      </w:r>
      <w:r w:rsidR="00376746" w:rsidRPr="0059268C">
        <w:rPr>
          <w:rFonts w:ascii="Comfortaa" w:hAnsi="Comfortaa" w:cs="Arial"/>
          <w:sz w:val="22"/>
          <w:szCs w:val="22"/>
          <w:lang w:val="es-US"/>
        </w:rPr>
        <w:t xml:space="preserve"> administrativo, judicial o extrajudicial</w:t>
      </w:r>
      <w:r w:rsidR="00BA2794" w:rsidRPr="0059268C">
        <w:rPr>
          <w:rFonts w:ascii="Comfortaa" w:hAnsi="Comfortaa" w:cs="Arial"/>
          <w:sz w:val="22"/>
          <w:szCs w:val="22"/>
          <w:lang w:val="es-US"/>
        </w:rPr>
        <w:t xml:space="preserve">, </w:t>
      </w:r>
      <w:r w:rsidR="00BA2794" w:rsidRPr="0059268C">
        <w:rPr>
          <w:rFonts w:ascii="Comfortaa" w:hAnsi="Comfortaa" w:cs="Arial"/>
          <w:sz w:val="22"/>
          <w:szCs w:val="22"/>
          <w:lang w:val="es-CO"/>
        </w:rPr>
        <w:t>ni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compartirá</w:t>
      </w:r>
      <w:r w:rsidRPr="0059268C">
        <w:rPr>
          <w:rFonts w:ascii="Comfortaa" w:hAnsi="Comfortaa" w:cs="Arial"/>
          <w:sz w:val="22"/>
          <w:szCs w:val="22"/>
          <w:lang w:val="es-CO"/>
        </w:rPr>
        <w:t>s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 </w:t>
      </w:r>
      <w:r w:rsidR="00BA2794" w:rsidRPr="0059268C">
        <w:rPr>
          <w:rFonts w:ascii="Comfortaa" w:hAnsi="Comfortaa" w:cs="Arial"/>
          <w:sz w:val="22"/>
          <w:szCs w:val="22"/>
          <w:lang w:val="es-CO"/>
        </w:rPr>
        <w:t xml:space="preserve">tu </w:t>
      </w:r>
      <w:r w:rsidR="00410C00" w:rsidRPr="0059268C">
        <w:rPr>
          <w:rFonts w:ascii="Comfortaa" w:hAnsi="Comfortaa" w:cs="Arial"/>
          <w:sz w:val="22"/>
          <w:szCs w:val="22"/>
          <w:lang w:val="es-CO"/>
        </w:rPr>
        <w:t xml:space="preserve">responsabilidad con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="00410C00" w:rsidRPr="0059268C">
        <w:rPr>
          <w:rFonts w:ascii="Comfortaa" w:hAnsi="Comfortaa" w:cs="Arial"/>
          <w:sz w:val="22"/>
          <w:szCs w:val="22"/>
          <w:lang w:val="es-CO"/>
        </w:rPr>
        <w:t>.</w:t>
      </w:r>
    </w:p>
    <w:p w14:paraId="016255F0" w14:textId="34879781" w:rsidR="00FD57F7" w:rsidRPr="0059268C" w:rsidRDefault="00FD57F7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</w:p>
    <w:p w14:paraId="3BA91D94" w14:textId="04A9B640" w:rsidR="00FD57F7" w:rsidRPr="0059268C" w:rsidRDefault="00FD57F7" w:rsidP="00CC4039">
      <w:pPr>
        <w:spacing w:line="276" w:lineRule="auto"/>
        <w:rPr>
          <w:rFonts w:ascii="Comfortaa" w:eastAsia="Book Antiqua" w:hAnsi="Comfortaa" w:cs="Arial"/>
          <w:b/>
          <w:bCs/>
          <w:color w:val="000000"/>
          <w:sz w:val="22"/>
          <w:szCs w:val="22"/>
        </w:rPr>
      </w:pPr>
      <w:r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</w:rPr>
        <w:t>¿Qué pasa si</w:t>
      </w:r>
      <w:r w:rsidR="00C00525"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</w:rPr>
        <w:t xml:space="preserve"> </w:t>
      </w:r>
      <w:proofErr w:type="spellStart"/>
      <w:r w:rsidR="00452E21"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</w:rPr>
        <w:t>TerraMatch</w:t>
      </w:r>
      <w:proofErr w:type="spellEnd"/>
      <w:r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</w:rPr>
        <w:t xml:space="preserve"> o Tú incumplen sus obligaciones?</w:t>
      </w:r>
    </w:p>
    <w:p w14:paraId="61E08224" w14:textId="77777777" w:rsidR="00FD57F7" w:rsidRPr="0059268C" w:rsidRDefault="00FD57F7" w:rsidP="00CC4039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</w:rPr>
      </w:pPr>
    </w:p>
    <w:p w14:paraId="42495527" w14:textId="2C977BD2" w:rsidR="00FD57F7" w:rsidRPr="0059268C" w:rsidRDefault="00FD57F7" w:rsidP="00CC4039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color w:val="000000"/>
          <w:sz w:val="22"/>
          <w:szCs w:val="22"/>
        </w:rPr>
        <w:t xml:space="preserve">Tanto </w:t>
      </w:r>
      <w:proofErr w:type="spellStart"/>
      <w:r w:rsidR="00452E21" w:rsidRPr="0059268C">
        <w:rPr>
          <w:rFonts w:ascii="Comfortaa" w:eastAsia="Book Antiqua" w:hAnsi="Comfortaa" w:cs="Arial"/>
          <w:color w:val="000000"/>
          <w:sz w:val="22"/>
          <w:szCs w:val="22"/>
        </w:rPr>
        <w:t>TerraMatch</w:t>
      </w:r>
      <w:proofErr w:type="spellEnd"/>
      <w:r w:rsidRPr="0059268C">
        <w:rPr>
          <w:rFonts w:ascii="Comfortaa" w:eastAsia="Book Antiqua" w:hAnsi="Comfortaa" w:cs="Arial"/>
          <w:color w:val="000000"/>
          <w:sz w:val="22"/>
          <w:szCs w:val="22"/>
        </w:rPr>
        <w:t xml:space="preserve"> como Tú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aceptamos mantenernos indemnes e indemnizar y eximir de responsabilidad a la otra parte, de cualquier reclamación, responsabilidad, daño, pérdida, o gasto, incluidos</w:t>
      </w:r>
      <w:r w:rsidR="00BA279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,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entre otros, honorarios legales, que surjan </w:t>
      </w:r>
      <w:r w:rsidR="00376746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de reclamaciones de </w:t>
      </w:r>
      <w:r w:rsidR="00ED1B69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otros Usuarios </w:t>
      </w:r>
      <w:r w:rsidR="00376746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y cualquier otro tercero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. </w:t>
      </w:r>
    </w:p>
    <w:p w14:paraId="501A3699" w14:textId="77777777" w:rsidR="00FD57F7" w:rsidRPr="0059268C" w:rsidRDefault="00FD57F7" w:rsidP="00CC4039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</w:p>
    <w:p w14:paraId="0E0D52FC" w14:textId="2192634F" w:rsidR="00D02CE3" w:rsidRPr="0059268C" w:rsidRDefault="00FD57F7" w:rsidP="00CC4039">
      <w:pPr>
        <w:spacing w:line="276" w:lineRule="auto"/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</w:pP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Específicamente, Tú mantendrás indemne a </w:t>
      </w:r>
      <w:proofErr w:type="spellStart"/>
      <w:r w:rsidR="00452E21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por cualquier reclamación, proceso </w:t>
      </w:r>
      <w:r w:rsidR="00376746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administrativo, 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judicial o extrajudicial que surja, </w:t>
      </w:r>
      <w:r w:rsidR="00ED1B69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en relación al contrato de arriendo o compraventa que celebres con otros Usuarios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.</w:t>
      </w:r>
      <w:r w:rsidR="00D02CE3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</w:t>
      </w:r>
      <w:r w:rsidR="00D02CE3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En caso de que </w:t>
      </w:r>
      <w:proofErr w:type="spellStart"/>
      <w:r w:rsidR="00452E21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TerraMatch</w:t>
      </w:r>
      <w:proofErr w:type="spellEnd"/>
      <w:r w:rsidR="00D02CE3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 deba asumir algún costo derivado de alguna reclamación administrativa</w:t>
      </w:r>
      <w:r w:rsidR="00376746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,</w:t>
      </w:r>
      <w:r w:rsidR="00D02CE3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 judicial </w:t>
      </w:r>
      <w:r w:rsidR="00376746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o extrajudicial iniciada por un </w:t>
      </w:r>
      <w:r w:rsidR="00ED1B69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Usuario</w:t>
      </w:r>
      <w:r w:rsidR="00376746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 o cualquier otro tercero</w:t>
      </w:r>
      <w:r w:rsidR="00D02CE3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, </w:t>
      </w:r>
      <w:proofErr w:type="spellStart"/>
      <w:r w:rsidR="00452E21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TerraMatch</w:t>
      </w:r>
      <w:proofErr w:type="spellEnd"/>
      <w:r w:rsidR="00D02CE3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 podrá descontar de los pagos que debe hacerte, dichos costos sin requerir tu previa autorización.</w:t>
      </w:r>
    </w:p>
    <w:p w14:paraId="3DCA2596" w14:textId="67669A95" w:rsidR="00C00525" w:rsidRPr="0059268C" w:rsidRDefault="00C00525" w:rsidP="00CC4039">
      <w:pPr>
        <w:spacing w:line="276" w:lineRule="auto"/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</w:pPr>
    </w:p>
    <w:p w14:paraId="17BD93E2" w14:textId="3F809FF1" w:rsidR="0071119B" w:rsidRPr="0059268C" w:rsidRDefault="00C00525" w:rsidP="00CC4039">
      <w:pPr>
        <w:spacing w:line="276" w:lineRule="auto"/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</w:pPr>
      <w:r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En caso de que </w:t>
      </w:r>
      <w:r w:rsidR="004C67E3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Tú </w:t>
      </w:r>
      <w:r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incumplas alguna de tus obligaciones con respecto a </w:t>
      </w:r>
      <w:proofErr w:type="spellStart"/>
      <w:r w:rsidR="00452E21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TerraMatch</w:t>
      </w:r>
      <w:proofErr w:type="spellEnd"/>
      <w:r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, responderás por los perjuicios que con ello le causes a </w:t>
      </w:r>
      <w:proofErr w:type="spellStart"/>
      <w:r w:rsidR="00452E21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TerraMatch</w:t>
      </w:r>
      <w:proofErr w:type="spellEnd"/>
      <w:r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, en los términos establecidos en la le</w:t>
      </w:r>
      <w:r w:rsidR="002C43D6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y</w:t>
      </w:r>
      <w:r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. Igualmente, en el caso en que </w:t>
      </w:r>
      <w:proofErr w:type="spellStart"/>
      <w:r w:rsidR="00452E21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TerraMatch</w:t>
      </w:r>
      <w:proofErr w:type="spellEnd"/>
      <w:r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 incumpla alguna de sus obligaciones con respecto a ti, </w:t>
      </w:r>
      <w:proofErr w:type="spellStart"/>
      <w:r w:rsidR="00452E21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TerraMatch</w:t>
      </w:r>
      <w:proofErr w:type="spellEnd"/>
      <w:r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 responderá por los perjuicios </w:t>
      </w:r>
      <w:r w:rsidR="002C43D6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>que con ello de cause, en los términos establecidos en la ley</w:t>
      </w:r>
      <w:r w:rsidR="00F82D79" w:rsidRPr="0059268C">
        <w:rPr>
          <w:rFonts w:ascii="Comfortaa" w:eastAsia="Book Antiqua" w:hAnsi="Comfortaa" w:cs="Arial"/>
          <w:bCs/>
          <w:color w:val="000000"/>
          <w:sz w:val="22"/>
          <w:szCs w:val="22"/>
          <w:lang w:val="es-ES"/>
        </w:rPr>
        <w:t xml:space="preserve">. </w:t>
      </w:r>
    </w:p>
    <w:p w14:paraId="10063C07" w14:textId="5A3996CF" w:rsidR="00E96223" w:rsidRPr="0059268C" w:rsidRDefault="00E96223" w:rsidP="00CC4039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</w:p>
    <w:p w14:paraId="50D990EB" w14:textId="5B871864" w:rsidR="006B32E4" w:rsidRPr="0059268C" w:rsidRDefault="006B32E4" w:rsidP="00CC4039">
      <w:pPr>
        <w:spacing w:line="276" w:lineRule="auto"/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  <w:t>¿Qué hacer si tienes alguna PQRSDF?</w:t>
      </w:r>
    </w:p>
    <w:p w14:paraId="68BF8CE4" w14:textId="178CFB7F" w:rsidR="006B32E4" w:rsidRPr="0059268C" w:rsidRDefault="006B32E4" w:rsidP="00CC4039">
      <w:pPr>
        <w:spacing w:line="276" w:lineRule="auto"/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</w:pPr>
    </w:p>
    <w:p w14:paraId="172389FC" w14:textId="64FB8915" w:rsidR="006B32E4" w:rsidRPr="0059268C" w:rsidRDefault="006B32E4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lastRenderedPageBreak/>
        <w:t>Las PQRSDF relacionadas con los Servicios de la Plataforma podrán interponerse a través del correo electrónico</w:t>
      </w:r>
      <w:r w:rsidR="00935FE5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indicado en </w:t>
      </w:r>
      <w:r w:rsidR="00410F3E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el capítulo de</w:t>
      </w:r>
      <w:r w:rsidR="00935FE5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notificaciones. </w:t>
      </w:r>
    </w:p>
    <w:p w14:paraId="607D347E" w14:textId="77777777" w:rsidR="00935FE5" w:rsidRPr="0059268C" w:rsidRDefault="00935FE5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</w:p>
    <w:p w14:paraId="49713F78" w14:textId="62789310" w:rsidR="006B32E4" w:rsidRPr="0059268C" w:rsidRDefault="00935FE5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Los</w:t>
      </w:r>
      <w:r w:rsidR="006B32E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Usuario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s</w:t>
      </w:r>
      <w:r w:rsidR="006B32E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o un tercero en su representación, previa identificación, podrá presentar sus reclamaciones directas de forma gratuita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.</w:t>
      </w:r>
    </w:p>
    <w:p w14:paraId="46AEBE07" w14:textId="77777777" w:rsidR="00935FE5" w:rsidRPr="0059268C" w:rsidRDefault="00935FE5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</w:p>
    <w:p w14:paraId="1E9956A1" w14:textId="77777777" w:rsidR="00935FE5" w:rsidRPr="0059268C" w:rsidRDefault="00935FE5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  <w:proofErr w:type="spellStart"/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TerraMatch</w:t>
      </w:r>
      <w:proofErr w:type="spellEnd"/>
      <w:r w:rsidR="006B32E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registrará e individualizará la reclamación asignándole un número a 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t</w:t>
      </w:r>
      <w:r w:rsidR="006B32E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u reclamación,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el cual te informaremos a través de cualquier canal de comunicación que consideremos idóneo. </w:t>
      </w:r>
    </w:p>
    <w:p w14:paraId="189CBDE8" w14:textId="01AB2AE5" w:rsidR="006B32E4" w:rsidRPr="0059268C" w:rsidRDefault="006B32E4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</w:t>
      </w:r>
    </w:p>
    <w:p w14:paraId="502E228E" w14:textId="5954F48F" w:rsidR="006B32E4" w:rsidRPr="0059268C" w:rsidRDefault="00935FE5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  <w:proofErr w:type="spellStart"/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</w:t>
      </w:r>
      <w:r w:rsidR="006B32E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podrá trasladar la PQRS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DF</w:t>
      </w:r>
      <w:r w:rsidR="006B32E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a un tercero, cuando la misma trate sobre información o un servicio no prestado directamente por </w:t>
      </w:r>
      <w:proofErr w:type="spellStart"/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TerraMatch</w:t>
      </w:r>
      <w:proofErr w:type="spellEnd"/>
      <w:r w:rsidR="006B32E4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. </w:t>
      </w:r>
    </w:p>
    <w:p w14:paraId="5212F224" w14:textId="77777777" w:rsidR="00935FE5" w:rsidRPr="0059268C" w:rsidRDefault="00935FE5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</w:p>
    <w:p w14:paraId="1698E37F" w14:textId="208569DF" w:rsidR="006B32E4" w:rsidRPr="0059268C" w:rsidRDefault="006B32E4" w:rsidP="006B32E4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En caso de que la respuesta le corresponda a </w:t>
      </w:r>
      <w:proofErr w:type="spellStart"/>
      <w:r w:rsidR="00935FE5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, </w:t>
      </w:r>
      <w:r w:rsidR="00935FE5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te responderemos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dentro de los siguientes quince (15) días hábiles</w:t>
      </w:r>
      <w:r w:rsidR="00935FE5"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 xml:space="preserve"> contados a partir de que la recibamos</w:t>
      </w:r>
      <w:r w:rsidRPr="0059268C">
        <w:rPr>
          <w:rFonts w:ascii="Comfortaa" w:eastAsia="Book Antiqua" w:hAnsi="Comfortaa" w:cs="Arial"/>
          <w:color w:val="000000"/>
          <w:sz w:val="22"/>
          <w:szCs w:val="22"/>
          <w:lang w:val="es-CO"/>
        </w:rPr>
        <w:t>.</w:t>
      </w:r>
    </w:p>
    <w:p w14:paraId="291C5F88" w14:textId="77777777" w:rsidR="006B32E4" w:rsidRPr="0059268C" w:rsidRDefault="006B32E4" w:rsidP="00CC4039">
      <w:pPr>
        <w:spacing w:line="276" w:lineRule="auto"/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</w:pPr>
    </w:p>
    <w:p w14:paraId="6E5B5ADD" w14:textId="0E37309E" w:rsidR="00E96223" w:rsidRPr="0059268C" w:rsidRDefault="00FB2FC6" w:rsidP="00CC4039">
      <w:pPr>
        <w:spacing w:line="276" w:lineRule="auto"/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  <w:t xml:space="preserve">¿Cómo protegemos </w:t>
      </w:r>
      <w:r w:rsidR="00F87436"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  <w:t xml:space="preserve">la </w:t>
      </w:r>
      <w:r w:rsidRPr="0059268C">
        <w:rPr>
          <w:rFonts w:ascii="Comfortaa" w:eastAsia="Book Antiqua" w:hAnsi="Comfortaa" w:cs="Arial"/>
          <w:b/>
          <w:bCs/>
          <w:color w:val="000000"/>
          <w:sz w:val="22"/>
          <w:szCs w:val="22"/>
          <w:lang w:val="es-CO"/>
        </w:rPr>
        <w:t>propiedad intelectual?</w:t>
      </w:r>
    </w:p>
    <w:p w14:paraId="6348D957" w14:textId="7CC6D391" w:rsidR="00E96223" w:rsidRPr="0059268C" w:rsidRDefault="00E96223" w:rsidP="00CC4039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  <w:lang w:val="es-CO"/>
        </w:rPr>
      </w:pPr>
    </w:p>
    <w:p w14:paraId="67DCCABA" w14:textId="7650D657" w:rsidR="00E96223" w:rsidRPr="0059268C" w:rsidRDefault="00E96223" w:rsidP="00CC4039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</w:rPr>
      </w:pPr>
      <w:r w:rsidRPr="0059268C">
        <w:rPr>
          <w:rFonts w:ascii="Comfortaa" w:hAnsi="Comfortaa" w:cs="Arial"/>
          <w:sz w:val="22"/>
          <w:szCs w:val="22"/>
          <w:lang w:val="es-CO"/>
        </w:rPr>
        <w:t>La Plataforma, las soluciones y los diseños, gráficos, textos, imágenes,</w:t>
      </w:r>
      <w:r w:rsidR="00FB2FC6" w:rsidRPr="0059268C">
        <w:rPr>
          <w:rFonts w:ascii="Comfortaa" w:hAnsi="Comfortaa" w:cs="Arial"/>
          <w:sz w:val="22"/>
          <w:szCs w:val="22"/>
          <w:lang w:val="es-CO"/>
        </w:rPr>
        <w:t xml:space="preserve"> signos distintivos,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 código fuente y código objeto y demás contenido al que tienes acceso en</w:t>
      </w:r>
      <w:r w:rsidR="00D02CE3" w:rsidRPr="0059268C">
        <w:rPr>
          <w:rFonts w:ascii="Comfortaa" w:hAnsi="Comfortaa" w:cs="Arial"/>
          <w:sz w:val="22"/>
          <w:szCs w:val="22"/>
          <w:lang w:val="es-CO"/>
        </w:rPr>
        <w:t xml:space="preserve"> la Plataforma</w:t>
      </w:r>
      <w:r w:rsidRPr="0059268C">
        <w:rPr>
          <w:rFonts w:ascii="Comfortaa" w:hAnsi="Comfortaa" w:cs="Arial"/>
          <w:sz w:val="22"/>
          <w:szCs w:val="22"/>
          <w:lang w:val="es-CO"/>
        </w:rPr>
        <w:t xml:space="preserve">, es de propiedad de </w:t>
      </w:r>
      <w:proofErr w:type="spellStart"/>
      <w:r w:rsidR="00452E21" w:rsidRPr="0059268C">
        <w:rPr>
          <w:rFonts w:ascii="Comfortaa" w:hAnsi="Comfortaa" w:cs="Arial"/>
          <w:sz w:val="22"/>
          <w:szCs w:val="22"/>
          <w:lang w:val="es-CO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  <w:lang w:val="es-CO"/>
        </w:rPr>
        <w:t xml:space="preserve"> y está protegido por la propiedad intelectual e industrial. </w:t>
      </w:r>
      <w:r w:rsidRPr="0059268C">
        <w:rPr>
          <w:rFonts w:ascii="Comfortaa" w:hAnsi="Comfortaa" w:cs="Arial"/>
          <w:sz w:val="22"/>
          <w:szCs w:val="22"/>
        </w:rPr>
        <w:t xml:space="preserve">El acceso que te da </w:t>
      </w:r>
      <w:proofErr w:type="spellStart"/>
      <w:r w:rsidR="00452E21" w:rsidRPr="0059268C">
        <w:rPr>
          <w:rFonts w:ascii="Comfortaa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hAnsi="Comfortaa" w:cs="Arial"/>
          <w:sz w:val="22"/>
          <w:szCs w:val="22"/>
        </w:rPr>
        <w:t xml:space="preserve"> a</w:t>
      </w:r>
      <w:r w:rsidR="00D02CE3" w:rsidRPr="0059268C">
        <w:rPr>
          <w:rFonts w:ascii="Comfortaa" w:hAnsi="Comfortaa" w:cs="Arial"/>
          <w:sz w:val="22"/>
          <w:szCs w:val="22"/>
        </w:rPr>
        <w:t xml:space="preserve"> la Plataforma</w:t>
      </w:r>
      <w:r w:rsidRPr="0059268C">
        <w:rPr>
          <w:rFonts w:ascii="Comfortaa" w:hAnsi="Comfortaa" w:cs="Arial"/>
          <w:b/>
          <w:bCs/>
          <w:sz w:val="22"/>
          <w:szCs w:val="22"/>
        </w:rPr>
        <w:t xml:space="preserve"> </w:t>
      </w:r>
      <w:r w:rsidRPr="0059268C">
        <w:rPr>
          <w:rFonts w:ascii="Comfortaa" w:hAnsi="Comfortaa" w:cs="Arial"/>
          <w:sz w:val="22"/>
          <w:szCs w:val="22"/>
        </w:rPr>
        <w:t xml:space="preserve">no implica cesión alguna de los derechos de propiedad industrial y de derechos de autor sobre </w:t>
      </w:r>
      <w:r w:rsidR="00ED1B69" w:rsidRPr="0059268C">
        <w:rPr>
          <w:rFonts w:ascii="Comfortaa" w:hAnsi="Comfortaa" w:cs="Arial"/>
          <w:sz w:val="22"/>
          <w:szCs w:val="22"/>
        </w:rPr>
        <w:t>la Plataforma</w:t>
      </w:r>
      <w:r w:rsidRPr="0059268C">
        <w:rPr>
          <w:rFonts w:ascii="Comfortaa" w:hAnsi="Comfortaa" w:cs="Arial"/>
          <w:b/>
          <w:bCs/>
          <w:sz w:val="22"/>
          <w:szCs w:val="22"/>
        </w:rPr>
        <w:t xml:space="preserve">. </w:t>
      </w:r>
      <w:r w:rsidR="00FB2FC6" w:rsidRPr="0059268C">
        <w:rPr>
          <w:rFonts w:ascii="Comfortaa" w:eastAsia="Book Antiqua" w:hAnsi="Comfortaa" w:cs="Arial"/>
          <w:color w:val="000000"/>
          <w:sz w:val="22"/>
          <w:szCs w:val="22"/>
        </w:rPr>
        <w:t>Debes a</w:t>
      </w:r>
      <w:r w:rsidRPr="0059268C">
        <w:rPr>
          <w:rFonts w:ascii="Comfortaa" w:eastAsia="Book Antiqua" w:hAnsi="Comfortaa" w:cs="Arial"/>
          <w:color w:val="000000"/>
          <w:sz w:val="22"/>
          <w:szCs w:val="22"/>
        </w:rPr>
        <w:t>bstener</w:t>
      </w:r>
      <w:r w:rsidR="00FB2FC6" w:rsidRPr="0059268C">
        <w:rPr>
          <w:rFonts w:ascii="Comfortaa" w:eastAsia="Book Antiqua" w:hAnsi="Comfortaa" w:cs="Arial"/>
          <w:color w:val="000000"/>
          <w:sz w:val="22"/>
          <w:szCs w:val="22"/>
        </w:rPr>
        <w:t>t</w:t>
      </w:r>
      <w:r w:rsidRPr="0059268C">
        <w:rPr>
          <w:rFonts w:ascii="Comfortaa" w:eastAsia="Book Antiqua" w:hAnsi="Comfortaa" w:cs="Arial"/>
          <w:color w:val="000000"/>
          <w:sz w:val="22"/>
          <w:szCs w:val="22"/>
        </w:rPr>
        <w:t>e de modificar, desensamblar, descompilar o aplicar ingeniería inversa a la Plataforma</w:t>
      </w:r>
      <w:r w:rsidR="006A3197" w:rsidRPr="0059268C">
        <w:rPr>
          <w:rFonts w:ascii="Comfortaa" w:eastAsia="Book Antiqua" w:hAnsi="Comfortaa" w:cs="Arial"/>
          <w:color w:val="000000"/>
          <w:sz w:val="22"/>
          <w:szCs w:val="22"/>
        </w:rPr>
        <w:t>;</w:t>
      </w:r>
      <w:r w:rsidR="00D02CE3" w:rsidRPr="0059268C">
        <w:rPr>
          <w:rFonts w:ascii="Comfortaa" w:eastAsia="Book Antiqua" w:hAnsi="Comfortaa" w:cs="Arial"/>
          <w:color w:val="000000"/>
          <w:sz w:val="22"/>
          <w:szCs w:val="22"/>
        </w:rPr>
        <w:t xml:space="preserve"> si lo haces, indemnizarás a </w:t>
      </w:r>
      <w:proofErr w:type="spellStart"/>
      <w:r w:rsidR="00452E21" w:rsidRPr="0059268C">
        <w:rPr>
          <w:rFonts w:ascii="Comfortaa" w:eastAsia="Book Antiqua" w:hAnsi="Comfortaa" w:cs="Arial"/>
          <w:color w:val="000000"/>
          <w:sz w:val="22"/>
          <w:szCs w:val="22"/>
        </w:rPr>
        <w:t>TerraMatch</w:t>
      </w:r>
      <w:proofErr w:type="spellEnd"/>
      <w:r w:rsidR="00D02CE3" w:rsidRPr="0059268C">
        <w:rPr>
          <w:rFonts w:ascii="Comfortaa" w:eastAsia="Book Antiqua" w:hAnsi="Comfortaa" w:cs="Arial"/>
          <w:color w:val="000000"/>
          <w:sz w:val="22"/>
          <w:szCs w:val="22"/>
        </w:rPr>
        <w:t xml:space="preserve"> por los daños que esto genere</w:t>
      </w:r>
      <w:r w:rsidRPr="0059268C">
        <w:rPr>
          <w:rFonts w:ascii="Comfortaa" w:eastAsia="Book Antiqua" w:hAnsi="Comfortaa" w:cs="Arial"/>
          <w:color w:val="000000"/>
          <w:sz w:val="22"/>
          <w:szCs w:val="22"/>
        </w:rPr>
        <w:t>.</w:t>
      </w:r>
    </w:p>
    <w:p w14:paraId="163BC99C" w14:textId="0EB21ED8" w:rsidR="000829FD" w:rsidRPr="0059268C" w:rsidRDefault="000829FD" w:rsidP="00CC4039">
      <w:pPr>
        <w:spacing w:line="276" w:lineRule="auto"/>
        <w:rPr>
          <w:rFonts w:ascii="Comfortaa" w:eastAsia="Book Antiqua" w:hAnsi="Comfortaa" w:cs="Arial"/>
          <w:color w:val="000000"/>
          <w:sz w:val="22"/>
          <w:szCs w:val="22"/>
        </w:rPr>
      </w:pPr>
    </w:p>
    <w:p w14:paraId="62560EA5" w14:textId="691E656B" w:rsidR="000829FD" w:rsidRPr="0059268C" w:rsidRDefault="000829FD" w:rsidP="00CC4039">
      <w:pPr>
        <w:spacing w:line="276" w:lineRule="auto"/>
        <w:rPr>
          <w:rFonts w:ascii="Comfortaa" w:hAnsi="Comfortaa" w:cs="Arial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color w:val="000000"/>
          <w:sz w:val="22"/>
          <w:szCs w:val="22"/>
        </w:rPr>
        <w:t xml:space="preserve">Tú te comprometes a contar con todas las autorizaciones y licencias necesarias para compartirnos los archivos necesarios para identificar tu Match y te comprometes a mantenernos indemnes frente a cualquier reclamación relacionada con derechos de autor o propiedad intelectual. Así mismo, Tú nos otorgas una licencia de uso libre de regalías para compartir fotos o planos del Local. </w:t>
      </w:r>
    </w:p>
    <w:p w14:paraId="15CA76C5" w14:textId="133B231C" w:rsidR="00823597" w:rsidRPr="0059268C" w:rsidRDefault="00823597" w:rsidP="00CC4039">
      <w:pPr>
        <w:spacing w:line="276" w:lineRule="auto"/>
        <w:rPr>
          <w:rFonts w:ascii="Comfortaa" w:eastAsia="Book Antiqua" w:hAnsi="Comfortaa" w:cs="Arial"/>
          <w:bCs/>
          <w:color w:val="000000"/>
          <w:sz w:val="22"/>
          <w:szCs w:val="22"/>
          <w:lang w:val="es-CO"/>
        </w:rPr>
      </w:pPr>
    </w:p>
    <w:p w14:paraId="5EBEA959" w14:textId="21ADE545" w:rsidR="00823597" w:rsidRPr="0059268C" w:rsidRDefault="00823597" w:rsidP="00CC4039">
      <w:pPr>
        <w:spacing w:line="276" w:lineRule="auto"/>
        <w:rPr>
          <w:rFonts w:ascii="Comfortaa" w:eastAsia="Book Antiqua" w:hAnsi="Comfortaa" w:cs="Arial"/>
          <w:b/>
          <w:color w:val="000000"/>
          <w:sz w:val="22"/>
          <w:szCs w:val="22"/>
          <w:lang w:val="es-CO"/>
        </w:rPr>
      </w:pPr>
      <w:r w:rsidRPr="0059268C">
        <w:rPr>
          <w:rFonts w:ascii="Comfortaa" w:eastAsia="Book Antiqua" w:hAnsi="Comfortaa" w:cs="Arial"/>
          <w:b/>
          <w:color w:val="000000"/>
          <w:sz w:val="22"/>
          <w:szCs w:val="22"/>
          <w:lang w:val="es-CO"/>
        </w:rPr>
        <w:t xml:space="preserve">¿Cómo manejaremos </w:t>
      </w:r>
      <w:r w:rsidR="006B32E4" w:rsidRPr="0059268C">
        <w:rPr>
          <w:rFonts w:ascii="Comfortaa" w:eastAsia="Book Antiqua" w:hAnsi="Comfortaa" w:cs="Arial"/>
          <w:b/>
          <w:color w:val="000000"/>
          <w:sz w:val="22"/>
          <w:szCs w:val="22"/>
          <w:lang w:val="es-CO"/>
        </w:rPr>
        <w:t>tus</w:t>
      </w:r>
      <w:r w:rsidRPr="0059268C">
        <w:rPr>
          <w:rFonts w:ascii="Comfortaa" w:eastAsia="Book Antiqua" w:hAnsi="Comfortaa" w:cs="Arial"/>
          <w:b/>
          <w:color w:val="000000"/>
          <w:sz w:val="22"/>
          <w:szCs w:val="22"/>
          <w:lang w:val="es-CO"/>
        </w:rPr>
        <w:t xml:space="preserve"> datos personales?</w:t>
      </w:r>
    </w:p>
    <w:p w14:paraId="769A190F" w14:textId="10C04D03" w:rsidR="00823597" w:rsidRPr="0059268C" w:rsidRDefault="00823597" w:rsidP="00CC4039">
      <w:pPr>
        <w:spacing w:line="276" w:lineRule="auto"/>
        <w:rPr>
          <w:rFonts w:ascii="Comfortaa" w:eastAsia="Book Antiqua" w:hAnsi="Comfortaa" w:cs="Arial"/>
          <w:b/>
          <w:color w:val="000000"/>
          <w:sz w:val="22"/>
          <w:szCs w:val="22"/>
          <w:lang w:val="es-CO"/>
        </w:rPr>
      </w:pPr>
    </w:p>
    <w:p w14:paraId="5BE74AFC" w14:textId="248AEB8B" w:rsidR="00823597" w:rsidRPr="0059268C" w:rsidRDefault="002C43D6" w:rsidP="00CC4039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 xml:space="preserve">Durante la ejecución de 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los Servicios, </w:t>
      </w:r>
      <w:proofErr w:type="spellStart"/>
      <w:r w:rsidR="00452E21"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 te pedirá ciertos datos personales, para lo cual debes aceptar la política de tratamiento de datos personales de </w:t>
      </w:r>
      <w:proofErr w:type="spellStart"/>
      <w:r w:rsidR="006B32E4"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, disponible en este link: </w:t>
      </w:r>
      <w:proofErr w:type="spellStart"/>
      <w:r w:rsidR="00C246A2">
        <w:rPr>
          <w:rFonts w:ascii="Comfortaa" w:eastAsia="Times New Roman" w:hAnsi="Comfortaa" w:cs="Arial"/>
          <w:i/>
          <w:iCs/>
          <w:color w:val="FF0000"/>
          <w:sz w:val="22"/>
          <w:szCs w:val="22"/>
        </w:rPr>
        <w:t>Politica</w:t>
      </w:r>
      <w:proofErr w:type="spellEnd"/>
      <w:r w:rsidR="00C246A2">
        <w:rPr>
          <w:rFonts w:ascii="Comfortaa" w:eastAsia="Times New Roman" w:hAnsi="Comfortaa" w:cs="Arial"/>
          <w:i/>
          <w:iCs/>
          <w:color w:val="FF0000"/>
          <w:sz w:val="22"/>
          <w:szCs w:val="22"/>
        </w:rPr>
        <w:t xml:space="preserve"> de Privacidad y protección de datos </w:t>
      </w:r>
      <w:proofErr w:type="spellStart"/>
      <w:r w:rsidR="00C246A2">
        <w:rPr>
          <w:rFonts w:ascii="Comfortaa" w:eastAsia="Times New Roman" w:hAnsi="Comfortaa" w:cs="Arial"/>
          <w:i/>
          <w:iCs/>
          <w:color w:val="FF0000"/>
          <w:sz w:val="22"/>
          <w:szCs w:val="22"/>
        </w:rPr>
        <w:t>Terramatch</w:t>
      </w:r>
      <w:proofErr w:type="spellEnd"/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. </w:t>
      </w:r>
      <w:r w:rsidR="00823597" w:rsidRPr="0059268C">
        <w:rPr>
          <w:rFonts w:ascii="Comfortaa" w:eastAsia="Times New Roman" w:hAnsi="Comfortaa" w:cs="Arial"/>
          <w:sz w:val="22"/>
          <w:szCs w:val="22"/>
        </w:rPr>
        <w:t xml:space="preserve"> </w:t>
      </w:r>
    </w:p>
    <w:p w14:paraId="207AC577" w14:textId="77777777" w:rsidR="00823597" w:rsidRPr="0059268C" w:rsidRDefault="00823597" w:rsidP="00CC4039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3C57299B" w14:textId="476C8D35" w:rsidR="00823597" w:rsidRPr="0059268C" w:rsidRDefault="00823597" w:rsidP="00A05B12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 xml:space="preserve">Tanto </w:t>
      </w:r>
      <w:proofErr w:type="spellStart"/>
      <w:r w:rsidR="00452E21"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eastAsia="Times New Roman" w:hAnsi="Comfortaa" w:cs="Arial"/>
          <w:sz w:val="22"/>
          <w:szCs w:val="22"/>
        </w:rPr>
        <w:t xml:space="preserve"> se compromete a cumplir con las normas de protección de datos, incluyendo </w:t>
      </w:r>
      <w:r w:rsidR="00CC4039" w:rsidRPr="0059268C">
        <w:rPr>
          <w:rFonts w:ascii="Comfortaa" w:eastAsia="Times New Roman" w:hAnsi="Comfortaa" w:cs="Arial"/>
          <w:sz w:val="22"/>
          <w:szCs w:val="22"/>
        </w:rPr>
        <w:t xml:space="preserve">la </w:t>
      </w:r>
      <w:r w:rsidRPr="0059268C">
        <w:rPr>
          <w:rFonts w:ascii="Comfortaa" w:eastAsia="Times New Roman" w:hAnsi="Comfortaa" w:cs="Arial"/>
          <w:sz w:val="22"/>
          <w:szCs w:val="22"/>
        </w:rPr>
        <w:t>Ley 1581 de 2012 y demás normas complementarias</w:t>
      </w:r>
      <w:r w:rsidR="00A05B12" w:rsidRPr="0059268C">
        <w:rPr>
          <w:rFonts w:ascii="Comfortaa" w:eastAsia="Times New Roman" w:hAnsi="Comfortaa" w:cs="Arial"/>
          <w:sz w:val="22"/>
          <w:szCs w:val="22"/>
        </w:rPr>
        <w:t>.</w:t>
      </w:r>
    </w:p>
    <w:p w14:paraId="7ABB2BE5" w14:textId="77777777" w:rsidR="004F4FEB" w:rsidRPr="0059268C" w:rsidRDefault="004F4FEB" w:rsidP="006B32E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5C10B50E" w14:textId="45E0A459" w:rsidR="006F1E9A" w:rsidRPr="0059268C" w:rsidRDefault="006F1E9A" w:rsidP="00CC4039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>¿Cuánto dura est</w:t>
      </w:r>
      <w:r w:rsidR="006B32E4" w:rsidRPr="0059268C">
        <w:rPr>
          <w:rFonts w:ascii="Comfortaa" w:eastAsia="Times New Roman" w:hAnsi="Comfortaa" w:cs="Arial"/>
          <w:b/>
          <w:bCs/>
          <w:sz w:val="22"/>
          <w:szCs w:val="22"/>
        </w:rPr>
        <w:t>e Acuerdo</w:t>
      </w: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 xml:space="preserve"> y cuándo se puede terminar?</w:t>
      </w:r>
    </w:p>
    <w:p w14:paraId="5C7726CC" w14:textId="62183DFE" w:rsidR="006F1E9A" w:rsidRPr="0059268C" w:rsidRDefault="006F1E9A" w:rsidP="00CC4039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</w:p>
    <w:p w14:paraId="5EE9D6B8" w14:textId="189CEE4E" w:rsidR="001D7B9C" w:rsidRPr="0059268C" w:rsidRDefault="006F1E9A" w:rsidP="00CC4039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>Est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>e Acuerdo estará vigente mientras uses los Servicios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. 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Si </w:t>
      </w:r>
      <w:proofErr w:type="spellStart"/>
      <w:r w:rsidR="006B32E4" w:rsidRPr="0059268C">
        <w:rPr>
          <w:rFonts w:ascii="Comfortaa" w:eastAsia="Times New Roman" w:hAnsi="Comfortaa" w:cs="Arial"/>
          <w:sz w:val="22"/>
          <w:szCs w:val="22"/>
        </w:rPr>
        <w:t>tu</w:t>
      </w:r>
      <w:proofErr w:type="spellEnd"/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 quieres terminarla, sólo debes dejar de utilizar los Servicios, y en caso de que quieras que eliminemos tu información de nuestra base de datos, debemos enviarnos una comunicación que así lo manifieste. </w:t>
      </w:r>
    </w:p>
    <w:p w14:paraId="576ED6F7" w14:textId="52399726" w:rsidR="006B32E4" w:rsidRPr="0059268C" w:rsidRDefault="006B32E4" w:rsidP="00CC4039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06686958" w14:textId="09DCB06A" w:rsidR="006B32E4" w:rsidRPr="0059268C" w:rsidRDefault="006B32E4" w:rsidP="00CC4039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proofErr w:type="spellStart"/>
      <w:r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eastAsia="Times New Roman" w:hAnsi="Comfortaa" w:cs="Arial"/>
          <w:sz w:val="22"/>
          <w:szCs w:val="22"/>
        </w:rPr>
        <w:t xml:space="preserve"> podrá dejar de prestarte sus Servicios y suspenderte el acceso a la Plataforma, si Tú incumples con estos términos y condiciones, o si </w:t>
      </w:r>
      <w:proofErr w:type="spellStart"/>
      <w:r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eastAsia="Times New Roman" w:hAnsi="Comfortaa" w:cs="Arial"/>
          <w:sz w:val="22"/>
          <w:szCs w:val="22"/>
        </w:rPr>
        <w:t xml:space="preserve"> identifica que no cumples con sus políticas de seguridad. </w:t>
      </w:r>
    </w:p>
    <w:p w14:paraId="016C3842" w14:textId="77777777" w:rsidR="003A078C" w:rsidRPr="0059268C" w:rsidRDefault="003A078C" w:rsidP="006B32E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1482CBB3" w14:textId="5A00879F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>¿Qué ley se aplicará a est</w:t>
      </w:r>
      <w:r w:rsidR="006B32E4" w:rsidRPr="0059268C">
        <w:rPr>
          <w:rFonts w:ascii="Comfortaa" w:eastAsia="Times New Roman" w:hAnsi="Comfortaa" w:cs="Arial"/>
          <w:b/>
          <w:bCs/>
          <w:sz w:val="22"/>
          <w:szCs w:val="22"/>
        </w:rPr>
        <w:t>e Acuerdo</w:t>
      </w: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 xml:space="preserve">? </w:t>
      </w:r>
    </w:p>
    <w:p w14:paraId="52A008EB" w14:textId="77777777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</w:p>
    <w:p w14:paraId="78CD6126" w14:textId="3078FAC6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 xml:space="preserve">La 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>l</w:t>
      </w:r>
      <w:r w:rsidRPr="0059268C">
        <w:rPr>
          <w:rFonts w:ascii="Comfortaa" w:eastAsia="Times New Roman" w:hAnsi="Comfortaa" w:cs="Arial"/>
          <w:sz w:val="22"/>
          <w:szCs w:val="22"/>
        </w:rPr>
        <w:t xml:space="preserve">ey </w:t>
      </w:r>
      <w:r w:rsidR="007A26CF" w:rsidRPr="0059268C">
        <w:rPr>
          <w:rFonts w:ascii="Comfortaa" w:eastAsia="Times New Roman" w:hAnsi="Comfortaa" w:cs="Arial"/>
          <w:sz w:val="22"/>
          <w:szCs w:val="22"/>
        </w:rPr>
        <w:t>c</w:t>
      </w:r>
      <w:r w:rsidRPr="0059268C">
        <w:rPr>
          <w:rFonts w:ascii="Comfortaa" w:eastAsia="Times New Roman" w:hAnsi="Comfortaa" w:cs="Arial"/>
          <w:sz w:val="22"/>
          <w:szCs w:val="22"/>
        </w:rPr>
        <w:t xml:space="preserve">olombiana. </w:t>
      </w:r>
    </w:p>
    <w:p w14:paraId="66AF7F6B" w14:textId="77777777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26D1D9E3" w14:textId="1751F633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 xml:space="preserve">¿En dónde recibirán notificaciones las </w:t>
      </w:r>
      <w:r w:rsidR="007A26CF" w:rsidRPr="0059268C">
        <w:rPr>
          <w:rFonts w:ascii="Comfortaa" w:eastAsia="Times New Roman" w:hAnsi="Comfortaa" w:cs="Arial"/>
          <w:b/>
          <w:bCs/>
          <w:sz w:val="22"/>
          <w:szCs w:val="22"/>
        </w:rPr>
        <w:t>P</w:t>
      </w: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 xml:space="preserve">artes? </w:t>
      </w:r>
    </w:p>
    <w:p w14:paraId="308BFF9C" w14:textId="77777777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</w:p>
    <w:p w14:paraId="50038ED5" w14:textId="77777777" w:rsidR="006B32E4" w:rsidRPr="0059268C" w:rsidRDefault="006B32E4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>Tú recibirás notificaciones al correo electrónico o al celular que hayas registrado en el formulario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>.</w:t>
      </w:r>
    </w:p>
    <w:p w14:paraId="07FA39B2" w14:textId="77777777" w:rsidR="006B32E4" w:rsidRPr="0059268C" w:rsidRDefault="006B32E4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0E6AA66D" w14:textId="32D7DBE4" w:rsidR="001D7B9C" w:rsidRPr="0059268C" w:rsidRDefault="006B32E4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proofErr w:type="spellStart"/>
      <w:r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Pr="0059268C">
        <w:rPr>
          <w:rFonts w:ascii="Comfortaa" w:eastAsia="Times New Roman" w:hAnsi="Comfortaa" w:cs="Arial"/>
          <w:sz w:val="22"/>
          <w:szCs w:val="22"/>
        </w:rPr>
        <w:t xml:space="preserve"> recibirá notificaciones en </w:t>
      </w:r>
      <w:r w:rsidR="00C246A2">
        <w:rPr>
          <w:rFonts w:ascii="Comfortaa" w:eastAsia="Times New Roman" w:hAnsi="Comfortaa" w:cs="Arial"/>
          <w:i/>
          <w:iCs/>
          <w:color w:val="FF0000"/>
          <w:sz w:val="22"/>
          <w:szCs w:val="22"/>
        </w:rPr>
        <w:t>locales@terramatch.net</w:t>
      </w:r>
      <w:r w:rsidRPr="0059268C">
        <w:rPr>
          <w:rFonts w:ascii="Comfortaa" w:eastAsia="Times New Roman" w:hAnsi="Comfortaa" w:cs="Arial"/>
          <w:sz w:val="22"/>
          <w:szCs w:val="22"/>
        </w:rPr>
        <w:t>.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 </w:t>
      </w:r>
    </w:p>
    <w:p w14:paraId="5BA0ACEF" w14:textId="05D9C517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 xml:space="preserve"> </w:t>
      </w:r>
    </w:p>
    <w:p w14:paraId="57DF052B" w14:textId="25D8A640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>¿Cómo solucionaremos las controversias que surjan de est</w:t>
      </w:r>
      <w:r w:rsidR="006B32E4" w:rsidRPr="0059268C">
        <w:rPr>
          <w:rFonts w:ascii="Comfortaa" w:eastAsia="Times New Roman" w:hAnsi="Comfortaa" w:cs="Arial"/>
          <w:b/>
          <w:bCs/>
          <w:sz w:val="22"/>
          <w:szCs w:val="22"/>
        </w:rPr>
        <w:t>e</w:t>
      </w: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 xml:space="preserve"> A</w:t>
      </w:r>
      <w:r w:rsidR="006B32E4" w:rsidRPr="0059268C">
        <w:rPr>
          <w:rFonts w:ascii="Comfortaa" w:eastAsia="Times New Roman" w:hAnsi="Comfortaa" w:cs="Arial"/>
          <w:b/>
          <w:bCs/>
          <w:sz w:val="22"/>
          <w:szCs w:val="22"/>
        </w:rPr>
        <w:t>cuerdo</w:t>
      </w: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>?</w:t>
      </w:r>
    </w:p>
    <w:p w14:paraId="1B330ABD" w14:textId="77777777" w:rsidR="00FA669F" w:rsidRPr="0059268C" w:rsidRDefault="00FA669F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2A8ED255" w14:textId="39689F9B" w:rsidR="00FA669F" w:rsidRPr="0059268C" w:rsidRDefault="0071119B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>Cuando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 xml:space="preserve"> exista una controversia </w:t>
      </w:r>
      <w:r w:rsidR="007A26CF" w:rsidRPr="0059268C">
        <w:rPr>
          <w:rFonts w:ascii="Comfortaa" w:eastAsia="Times New Roman" w:hAnsi="Comfortaa" w:cs="Arial"/>
          <w:sz w:val="22"/>
          <w:szCs w:val="22"/>
        </w:rPr>
        <w:t xml:space="preserve">entre </w:t>
      </w:r>
      <w:proofErr w:type="spellStart"/>
      <w:r w:rsidR="00452E21"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="007A26CF" w:rsidRPr="0059268C">
        <w:rPr>
          <w:rFonts w:ascii="Comfortaa" w:eastAsia="Times New Roman" w:hAnsi="Comfortaa" w:cs="Arial"/>
          <w:sz w:val="22"/>
          <w:szCs w:val="22"/>
        </w:rPr>
        <w:t xml:space="preserve"> y Tú en relación con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 xml:space="preserve"> est</w:t>
      </w:r>
      <w:r w:rsidR="000829FD" w:rsidRPr="0059268C">
        <w:rPr>
          <w:rFonts w:ascii="Comfortaa" w:eastAsia="Times New Roman" w:hAnsi="Comfortaa" w:cs="Arial"/>
          <w:sz w:val="22"/>
          <w:szCs w:val="22"/>
        </w:rPr>
        <w:t>e Acuerdo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 xml:space="preserve">, </w:t>
      </w:r>
      <w:r w:rsidR="007A26CF" w:rsidRPr="0059268C">
        <w:rPr>
          <w:rFonts w:ascii="Comfortaa" w:eastAsia="Times New Roman" w:hAnsi="Comfortaa" w:cs="Arial"/>
          <w:sz w:val="22"/>
          <w:szCs w:val="22"/>
        </w:rPr>
        <w:t xml:space="preserve">la misma 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 xml:space="preserve">será sometida una fase de arreglo directo entre </w:t>
      </w:r>
      <w:proofErr w:type="spellStart"/>
      <w:r w:rsidR="00452E21"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="00FA669F" w:rsidRPr="0059268C">
        <w:rPr>
          <w:rFonts w:ascii="Comfortaa" w:eastAsia="Times New Roman" w:hAnsi="Comfortaa" w:cs="Arial"/>
          <w:sz w:val="22"/>
          <w:szCs w:val="22"/>
        </w:rPr>
        <w:t xml:space="preserve"> y Tú durante un término de </w:t>
      </w:r>
      <w:r w:rsidR="000A340F" w:rsidRPr="0059268C">
        <w:rPr>
          <w:rFonts w:ascii="Comfortaa" w:eastAsia="Times New Roman" w:hAnsi="Comfortaa" w:cs="Arial"/>
          <w:sz w:val="22"/>
          <w:szCs w:val="22"/>
        </w:rPr>
        <w:t>treinta (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>30</w:t>
      </w:r>
      <w:r w:rsidR="000A340F" w:rsidRPr="0059268C">
        <w:rPr>
          <w:rFonts w:ascii="Comfortaa" w:eastAsia="Times New Roman" w:hAnsi="Comfortaa" w:cs="Arial"/>
          <w:sz w:val="22"/>
          <w:szCs w:val="22"/>
        </w:rPr>
        <w:t>)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 xml:space="preserve"> días calendario contados a partir del aviso </w:t>
      </w:r>
      <w:r w:rsidR="007A26CF" w:rsidRPr="0059268C">
        <w:rPr>
          <w:rFonts w:ascii="Comfortaa" w:eastAsia="Times New Roman" w:hAnsi="Comfortaa" w:cs="Arial"/>
          <w:sz w:val="22"/>
          <w:szCs w:val="22"/>
        </w:rPr>
        <w:t xml:space="preserve">de la existencia de la controversia 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>por una de las partes</w:t>
      </w:r>
      <w:r w:rsidR="007A26CF" w:rsidRPr="0059268C">
        <w:rPr>
          <w:rFonts w:ascii="Comfortaa" w:eastAsia="Times New Roman" w:hAnsi="Comfortaa" w:cs="Arial"/>
          <w:sz w:val="22"/>
          <w:szCs w:val="22"/>
        </w:rPr>
        <w:t xml:space="preserve"> a la otra</w:t>
      </w:r>
      <w:r w:rsidR="00FA669F" w:rsidRPr="0059268C">
        <w:rPr>
          <w:rFonts w:ascii="Comfortaa" w:eastAsia="Times New Roman" w:hAnsi="Comfortaa" w:cs="Arial"/>
          <w:sz w:val="22"/>
          <w:szCs w:val="22"/>
        </w:rPr>
        <w:t>.</w:t>
      </w:r>
    </w:p>
    <w:p w14:paraId="44333A93" w14:textId="77777777" w:rsidR="00FA669F" w:rsidRPr="0059268C" w:rsidRDefault="00FA669F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56045CCB" w14:textId="7D18F0C0" w:rsidR="0071119B" w:rsidRPr="0059268C" w:rsidRDefault="00FA669F" w:rsidP="006B32E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>Pasado</w:t>
      </w:r>
      <w:r w:rsidR="000A340F" w:rsidRPr="0059268C">
        <w:rPr>
          <w:rFonts w:ascii="Comfortaa" w:eastAsia="Times New Roman" w:hAnsi="Comfortaa" w:cs="Arial"/>
          <w:sz w:val="22"/>
          <w:szCs w:val="22"/>
        </w:rPr>
        <w:t xml:space="preserve"> el término de treinta (</w:t>
      </w:r>
      <w:r w:rsidRPr="0059268C">
        <w:rPr>
          <w:rFonts w:ascii="Comfortaa" w:eastAsia="Times New Roman" w:hAnsi="Comfortaa" w:cs="Arial"/>
          <w:sz w:val="22"/>
          <w:szCs w:val="22"/>
        </w:rPr>
        <w:t>30</w:t>
      </w:r>
      <w:r w:rsidR="000A340F" w:rsidRPr="0059268C">
        <w:rPr>
          <w:rFonts w:ascii="Comfortaa" w:eastAsia="Times New Roman" w:hAnsi="Comfortaa" w:cs="Arial"/>
          <w:sz w:val="22"/>
          <w:szCs w:val="22"/>
        </w:rPr>
        <w:t>)</w:t>
      </w:r>
      <w:r w:rsidRPr="0059268C">
        <w:rPr>
          <w:rFonts w:ascii="Comfortaa" w:eastAsia="Times New Roman" w:hAnsi="Comfortaa" w:cs="Arial"/>
          <w:sz w:val="22"/>
          <w:szCs w:val="22"/>
        </w:rPr>
        <w:t xml:space="preserve"> días </w:t>
      </w:r>
      <w:r w:rsidR="000A340F" w:rsidRPr="0059268C">
        <w:rPr>
          <w:rFonts w:ascii="Comfortaa" w:eastAsia="Times New Roman" w:hAnsi="Comfortaa" w:cs="Arial"/>
          <w:sz w:val="22"/>
          <w:szCs w:val="22"/>
        </w:rPr>
        <w:t xml:space="preserve">calendario </w:t>
      </w:r>
      <w:r w:rsidR="007A26CF" w:rsidRPr="0059268C">
        <w:rPr>
          <w:rFonts w:ascii="Comfortaa" w:eastAsia="Times New Roman" w:hAnsi="Comfortaa" w:cs="Arial"/>
          <w:sz w:val="22"/>
          <w:szCs w:val="22"/>
        </w:rPr>
        <w:t>antes mencionado</w:t>
      </w:r>
      <w:r w:rsidR="000A340F" w:rsidRPr="0059268C">
        <w:rPr>
          <w:rFonts w:ascii="Comfortaa" w:eastAsia="Times New Roman" w:hAnsi="Comfortaa" w:cs="Arial"/>
          <w:sz w:val="22"/>
          <w:szCs w:val="22"/>
        </w:rPr>
        <w:t>,</w:t>
      </w:r>
      <w:r w:rsidR="007A26CF" w:rsidRPr="0059268C">
        <w:rPr>
          <w:rFonts w:ascii="Comfortaa" w:eastAsia="Times New Roman" w:hAnsi="Comfortaa" w:cs="Arial"/>
          <w:sz w:val="22"/>
          <w:szCs w:val="22"/>
        </w:rPr>
        <w:t xml:space="preserve"> </w:t>
      </w:r>
      <w:r w:rsidRPr="0059268C">
        <w:rPr>
          <w:rFonts w:ascii="Comfortaa" w:eastAsia="Times New Roman" w:hAnsi="Comfortaa" w:cs="Arial"/>
          <w:sz w:val="22"/>
          <w:szCs w:val="22"/>
        </w:rPr>
        <w:t>sin que haya</w:t>
      </w:r>
      <w:r w:rsidR="0071119B" w:rsidRPr="0059268C">
        <w:rPr>
          <w:rFonts w:ascii="Comfortaa" w:eastAsia="Times New Roman" w:hAnsi="Comfortaa" w:cs="Arial"/>
          <w:sz w:val="22"/>
          <w:szCs w:val="22"/>
        </w:rPr>
        <w:t>mos</w:t>
      </w:r>
      <w:r w:rsidRPr="0059268C">
        <w:rPr>
          <w:rFonts w:ascii="Comfortaa" w:eastAsia="Times New Roman" w:hAnsi="Comfortaa" w:cs="Arial"/>
          <w:sz w:val="22"/>
          <w:szCs w:val="22"/>
        </w:rPr>
        <w:t xml:space="preserve"> llegado a un acuerdo, la controversia se </w:t>
      </w:r>
      <w:r w:rsidR="00290591" w:rsidRPr="0059268C">
        <w:rPr>
          <w:rFonts w:ascii="Comfortaa" w:eastAsia="Times New Roman" w:hAnsi="Comfortaa" w:cs="Arial"/>
          <w:sz w:val="22"/>
          <w:szCs w:val="22"/>
        </w:rPr>
        <w:t>resolverá por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 los jueces de la jurisdicción ordinaria de la República de Colombia.</w:t>
      </w:r>
    </w:p>
    <w:p w14:paraId="3E8B9C90" w14:textId="77777777" w:rsidR="00311806" w:rsidRPr="0059268C" w:rsidRDefault="00311806" w:rsidP="00216A4A">
      <w:pPr>
        <w:spacing w:line="276" w:lineRule="auto"/>
        <w:rPr>
          <w:rFonts w:ascii="Comfortaa" w:eastAsia="Times New Roman" w:hAnsi="Comfortaa" w:cs="Arial"/>
          <w:sz w:val="22"/>
          <w:szCs w:val="22"/>
          <w:lang w:val="es-ES"/>
        </w:rPr>
      </w:pPr>
    </w:p>
    <w:p w14:paraId="0A7967A9" w14:textId="4FA34FC6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>¿Cómo se modifican estos Términos y Condiciones?</w:t>
      </w:r>
    </w:p>
    <w:p w14:paraId="4738367C" w14:textId="77777777" w:rsidR="00FA669F" w:rsidRPr="0059268C" w:rsidRDefault="00FA669F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6E8A7264" w14:textId="12585893" w:rsidR="001D7B9C" w:rsidRPr="0059268C" w:rsidRDefault="00452E21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proofErr w:type="spellStart"/>
      <w:r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 puede hacer modificaciones a los 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>t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érminos y 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>c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>ondiciones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 xml:space="preserve"> cuando así lo considere necesari</w:t>
      </w:r>
      <w:r w:rsidR="00AC4734">
        <w:rPr>
          <w:rFonts w:ascii="Comfortaa" w:eastAsia="Times New Roman" w:hAnsi="Comfortaa" w:cs="Arial"/>
          <w:sz w:val="22"/>
          <w:szCs w:val="22"/>
        </w:rPr>
        <w:t>o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. </w:t>
      </w:r>
      <w:proofErr w:type="spellStart"/>
      <w:r w:rsidRPr="0059268C">
        <w:rPr>
          <w:rFonts w:ascii="Comfortaa" w:eastAsia="Times New Roman" w:hAnsi="Comfortaa" w:cs="Arial"/>
          <w:sz w:val="22"/>
          <w:szCs w:val="22"/>
        </w:rPr>
        <w:t>TerraMatch</w:t>
      </w:r>
      <w:proofErr w:type="spellEnd"/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 te lo comunicará</w:t>
      </w:r>
      <w:r w:rsidR="00FD0412" w:rsidRPr="0059268C">
        <w:rPr>
          <w:rFonts w:ascii="Comfortaa" w:eastAsia="Times New Roman" w:hAnsi="Comfortaa" w:cs="Arial"/>
          <w:sz w:val="22"/>
          <w:szCs w:val="22"/>
        </w:rPr>
        <w:t>,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 a través de los canales de notificación</w:t>
      </w:r>
      <w:r w:rsidR="00FD0412" w:rsidRPr="0059268C">
        <w:rPr>
          <w:rFonts w:ascii="Comfortaa" w:eastAsia="Times New Roman" w:hAnsi="Comfortaa" w:cs="Arial"/>
          <w:sz w:val="22"/>
          <w:szCs w:val="22"/>
        </w:rPr>
        <w:t>,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 </w:t>
      </w:r>
      <w:r w:rsidR="00FD0412" w:rsidRPr="0059268C">
        <w:rPr>
          <w:rFonts w:ascii="Comfortaa" w:eastAsia="Times New Roman" w:hAnsi="Comfortaa" w:cs="Arial"/>
          <w:sz w:val="22"/>
          <w:szCs w:val="22"/>
        </w:rPr>
        <w:t>cinco (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>5</w:t>
      </w:r>
      <w:r w:rsidR="00FD0412" w:rsidRPr="0059268C">
        <w:rPr>
          <w:rFonts w:ascii="Comfortaa" w:eastAsia="Times New Roman" w:hAnsi="Comfortaa" w:cs="Arial"/>
          <w:sz w:val="22"/>
          <w:szCs w:val="22"/>
        </w:rPr>
        <w:t>)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 xml:space="preserve"> días </w:t>
      </w:r>
      <w:r w:rsidR="00311806" w:rsidRPr="0059268C">
        <w:rPr>
          <w:rFonts w:ascii="Comfortaa" w:eastAsia="Times New Roman" w:hAnsi="Comfortaa" w:cs="Arial"/>
          <w:sz w:val="22"/>
          <w:szCs w:val="22"/>
        </w:rPr>
        <w:t xml:space="preserve">hábiles </w:t>
      </w:r>
      <w:r w:rsidR="001D7B9C" w:rsidRPr="0059268C">
        <w:rPr>
          <w:rFonts w:ascii="Comfortaa" w:eastAsia="Times New Roman" w:hAnsi="Comfortaa" w:cs="Arial"/>
          <w:sz w:val="22"/>
          <w:szCs w:val="22"/>
        </w:rPr>
        <w:t>antes de hacer las modificaciones.</w:t>
      </w:r>
    </w:p>
    <w:p w14:paraId="537B62D2" w14:textId="77777777" w:rsidR="00FA669F" w:rsidRPr="0059268C" w:rsidRDefault="00FA669F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505368C7" w14:textId="558B676C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 xml:space="preserve">Entenderemos que has aceptado las modificaciones si continúas utilizando los </w:t>
      </w:r>
      <w:r w:rsidR="006B32E4" w:rsidRPr="0059268C">
        <w:rPr>
          <w:rFonts w:ascii="Comfortaa" w:eastAsia="Times New Roman" w:hAnsi="Comfortaa" w:cs="Arial"/>
          <w:sz w:val="22"/>
          <w:szCs w:val="22"/>
        </w:rPr>
        <w:t>Servicios</w:t>
      </w:r>
      <w:r w:rsidRPr="0059268C">
        <w:rPr>
          <w:rFonts w:ascii="Comfortaa" w:eastAsia="Times New Roman" w:hAnsi="Comfortaa" w:cs="Arial"/>
          <w:sz w:val="22"/>
          <w:szCs w:val="22"/>
        </w:rPr>
        <w:t xml:space="preserve">. </w:t>
      </w:r>
    </w:p>
    <w:p w14:paraId="3E4025F2" w14:textId="77777777" w:rsidR="00FA669F" w:rsidRPr="0059268C" w:rsidRDefault="00FA669F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43384C3B" w14:textId="3B9B2C50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b/>
          <w:bCs/>
          <w:sz w:val="22"/>
          <w:szCs w:val="22"/>
        </w:rPr>
      </w:pPr>
      <w:r w:rsidRPr="0059268C">
        <w:rPr>
          <w:rFonts w:ascii="Comfortaa" w:eastAsia="Times New Roman" w:hAnsi="Comfortaa" w:cs="Arial"/>
          <w:b/>
          <w:bCs/>
          <w:sz w:val="22"/>
          <w:szCs w:val="22"/>
        </w:rPr>
        <w:t>¡Esto es un acuerdo total!</w:t>
      </w:r>
    </w:p>
    <w:p w14:paraId="4AFFC69D" w14:textId="77777777" w:rsidR="00FA669F" w:rsidRPr="0059268C" w:rsidRDefault="00FA669F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61D14900" w14:textId="205C8745" w:rsidR="001D7B9C" w:rsidRPr="0059268C" w:rsidRDefault="001D7B9C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>Estos Términos y Condiciones, así como cualquiera de sus anexos, prevalecerán sobre cualquier otro acuerdo anterior, verbal o escrito, celebrado con respecto al objeto de</w:t>
      </w:r>
      <w:r w:rsidR="000829FD" w:rsidRPr="0059268C">
        <w:rPr>
          <w:rFonts w:ascii="Comfortaa" w:eastAsia="Times New Roman" w:hAnsi="Comfortaa" w:cs="Arial"/>
          <w:sz w:val="22"/>
          <w:szCs w:val="22"/>
        </w:rPr>
        <w:t>l Acuerdo</w:t>
      </w:r>
      <w:r w:rsidRPr="0059268C">
        <w:rPr>
          <w:rFonts w:ascii="Comfortaa" w:eastAsia="Times New Roman" w:hAnsi="Comfortaa" w:cs="Arial"/>
          <w:sz w:val="22"/>
          <w:szCs w:val="22"/>
        </w:rPr>
        <w:t xml:space="preserve">. </w:t>
      </w:r>
    </w:p>
    <w:p w14:paraId="4FA2D92D" w14:textId="77777777" w:rsidR="00FA669F" w:rsidRPr="0059268C" w:rsidRDefault="00FA669F" w:rsidP="00C15044">
      <w:pPr>
        <w:spacing w:line="276" w:lineRule="auto"/>
        <w:rPr>
          <w:rFonts w:ascii="Comfortaa" w:eastAsia="Times New Roman" w:hAnsi="Comfortaa" w:cs="Arial"/>
          <w:sz w:val="22"/>
          <w:szCs w:val="22"/>
        </w:rPr>
      </w:pPr>
    </w:p>
    <w:p w14:paraId="667A0BFE" w14:textId="594468CB" w:rsidR="001D7B9C" w:rsidRPr="0059268C" w:rsidRDefault="001D7B9C" w:rsidP="00C15044">
      <w:pPr>
        <w:spacing w:line="276" w:lineRule="auto"/>
        <w:jc w:val="right"/>
        <w:rPr>
          <w:rFonts w:ascii="Comfortaa" w:eastAsia="Times New Roman" w:hAnsi="Comfortaa" w:cs="Arial"/>
          <w:sz w:val="22"/>
          <w:szCs w:val="22"/>
        </w:rPr>
      </w:pPr>
      <w:r w:rsidRPr="0059268C">
        <w:rPr>
          <w:rFonts w:ascii="Comfortaa" w:eastAsia="Times New Roman" w:hAnsi="Comfortaa" w:cs="Arial"/>
          <w:sz w:val="22"/>
          <w:szCs w:val="22"/>
        </w:rPr>
        <w:t xml:space="preserve">Última modificación: </w:t>
      </w:r>
      <w:r w:rsidR="00C246A2">
        <w:rPr>
          <w:rFonts w:ascii="Comfortaa" w:eastAsia="Times New Roman" w:hAnsi="Comfortaa" w:cs="Arial"/>
          <w:i/>
          <w:iCs/>
          <w:color w:val="FF0000"/>
          <w:sz w:val="22"/>
          <w:szCs w:val="22"/>
        </w:rPr>
        <w:t>agosto 2023</w:t>
      </w:r>
    </w:p>
    <w:p w14:paraId="293ADDE7" w14:textId="525FB824" w:rsidR="00F82D79" w:rsidRPr="000829FD" w:rsidRDefault="00F82D79" w:rsidP="00F82D79">
      <w:pPr>
        <w:spacing w:line="276" w:lineRule="auto"/>
        <w:rPr>
          <w:rFonts w:ascii="Book Antiqua" w:eastAsia="Times New Roman" w:hAnsi="Book Antiqua" w:cs="Times New Roman"/>
          <w:sz w:val="22"/>
          <w:szCs w:val="22"/>
        </w:rPr>
      </w:pPr>
    </w:p>
    <w:p w14:paraId="3D418812" w14:textId="3C8BE2CB" w:rsidR="00F82D79" w:rsidRPr="000829FD" w:rsidRDefault="00F82D79" w:rsidP="006B32E4">
      <w:pPr>
        <w:contextualSpacing w:val="0"/>
        <w:jc w:val="left"/>
        <w:rPr>
          <w:rFonts w:ascii="Book Antiqua" w:eastAsia="Times New Roman" w:hAnsi="Book Antiqua" w:cs="Times New Roman"/>
          <w:sz w:val="22"/>
          <w:szCs w:val="22"/>
        </w:rPr>
      </w:pPr>
    </w:p>
    <w:sectPr w:rsidR="00F82D79" w:rsidRPr="000829FD" w:rsidSect="00DE4754">
      <w:headerReference w:type="default" r:id="rId11"/>
      <w:footerReference w:type="default" r:id="rId12"/>
      <w:pgSz w:w="12240" w:h="15840"/>
      <w:pgMar w:top="1418" w:right="1418" w:bottom="1418" w:left="1418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C41D6" w14:textId="77777777" w:rsidR="00563C3C" w:rsidRDefault="00563C3C">
      <w:r>
        <w:separator/>
      </w:r>
    </w:p>
  </w:endnote>
  <w:endnote w:type="continuationSeparator" w:id="0">
    <w:p w14:paraId="226B7848" w14:textId="77777777" w:rsidR="00563C3C" w:rsidRDefault="00563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A5645" w14:textId="77777777" w:rsidR="0066240C" w:rsidRDefault="0066240C">
    <w:pPr>
      <w:pStyle w:val="Piedepgina"/>
      <w:ind w:right="360"/>
      <w:rPr>
        <w:rFonts w:ascii="Book Antiqua" w:hAnsi="Book Antiqua"/>
        <w:sz w:val="20"/>
      </w:rPr>
    </w:pPr>
    <w:r>
      <w:rPr>
        <w:rFonts w:ascii="Book Antiqua" w:hAnsi="Book Antiqua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3" behindDoc="1" locked="0" layoutInCell="1" allowOverlap="1" wp14:anchorId="74DB1D92" wp14:editId="150A5FD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62560" cy="147320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000" cy="146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A0B102C" w14:textId="638E0AC3" w:rsidR="0066240C" w:rsidRDefault="0066240C">
                          <w:pPr>
                            <w:pStyle w:val="Piedepgina"/>
                            <w:rPr>
                              <w:rStyle w:val="Nmerodepgina"/>
                              <w:rFonts w:ascii="Book Antiqua" w:hAnsi="Book Antiqua"/>
                              <w:sz w:val="20"/>
                            </w:rPr>
                          </w:pPr>
                          <w:r>
                            <w:rPr>
                              <w:rStyle w:val="Nmerodepgina"/>
                              <w:rFonts w:ascii="Book Antiqua" w:hAnsi="Book Antiqu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rFonts w:ascii="Book Antiqua" w:hAnsi="Book Antiqua"/>
                              <w:sz w:val="20"/>
                            </w:rPr>
                            <w:instrText>PAGE</w:instrText>
                          </w:r>
                          <w:r>
                            <w:rPr>
                              <w:rStyle w:val="Nmerodepgina"/>
                              <w:rFonts w:ascii="Book Antiqua" w:hAnsi="Book Antiqua"/>
                              <w:sz w:val="20"/>
                            </w:rPr>
                            <w:fldChar w:fldCharType="separate"/>
                          </w:r>
                          <w:r w:rsidR="00D36D5F">
                            <w:rPr>
                              <w:rStyle w:val="Nmerodepgina"/>
                              <w:rFonts w:ascii="Book Antiqua" w:hAnsi="Book Antiqua"/>
                              <w:noProof/>
                              <w:sz w:val="20"/>
                            </w:rPr>
                            <w:t>5</w:t>
                          </w:r>
                          <w:r>
                            <w:rPr>
                              <w:rStyle w:val="Nmerodepgina"/>
                              <w:rFonts w:ascii="Book Antiqua" w:hAnsi="Book Antiqua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4DB1D92" id="Frame1" o:spid="_x0000_s1026" style="position:absolute;left:0;text-align:left;margin-left:-38.4pt;margin-top:.05pt;width:12.8pt;height:11.6pt;z-index:-503316457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" filled="f" stroked="f">
              <v:textbox style="mso-fit-shape-to-text:t" inset="0,0,0,0">
                <w:txbxContent>
                  <w:p w14:paraId="4A0B102C" w14:textId="638E0AC3" w:rsidR="0066240C" w:rsidRDefault="0066240C">
                    <w:pPr>
                      <w:pStyle w:val="Piedepgina"/>
                      <w:rPr>
                        <w:rStyle w:val="Nmerodepgina"/>
                        <w:rFonts w:ascii="Book Antiqua" w:hAnsi="Book Antiqua"/>
                        <w:sz w:val="20"/>
                      </w:rPr>
                    </w:pPr>
                    <w:r>
                      <w:rPr>
                        <w:rStyle w:val="Nmerodepgina"/>
                        <w:rFonts w:ascii="Book Antiqua" w:hAnsi="Book Antiqua"/>
                        <w:sz w:val="20"/>
                      </w:rPr>
                      <w:fldChar w:fldCharType="begin"/>
                    </w:r>
                    <w:r>
                      <w:rPr>
                        <w:rStyle w:val="Nmerodepgina"/>
                        <w:rFonts w:ascii="Book Antiqua" w:hAnsi="Book Antiqua"/>
                        <w:sz w:val="20"/>
                      </w:rPr>
                      <w:instrText>PAGE</w:instrText>
                    </w:r>
                    <w:r>
                      <w:rPr>
                        <w:rStyle w:val="Nmerodepgina"/>
                        <w:rFonts w:ascii="Book Antiqua" w:hAnsi="Book Antiqua"/>
                        <w:sz w:val="20"/>
                      </w:rPr>
                      <w:fldChar w:fldCharType="separate"/>
                    </w:r>
                    <w:r w:rsidR="00D36D5F">
                      <w:rPr>
                        <w:rStyle w:val="Nmerodepgina"/>
                        <w:rFonts w:ascii="Book Antiqua" w:hAnsi="Book Antiqua"/>
                        <w:noProof/>
                        <w:sz w:val="20"/>
                      </w:rPr>
                      <w:t>5</w:t>
                    </w:r>
                    <w:r>
                      <w:rPr>
                        <w:rStyle w:val="Nmerodepgina"/>
                        <w:rFonts w:ascii="Book Antiqua" w:hAnsi="Book Antiqua"/>
                        <w:sz w:val="2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C7FD9" w14:textId="77777777" w:rsidR="00563C3C" w:rsidRDefault="00563C3C">
      <w:r>
        <w:separator/>
      </w:r>
    </w:p>
  </w:footnote>
  <w:footnote w:type="continuationSeparator" w:id="0">
    <w:p w14:paraId="229C4989" w14:textId="77777777" w:rsidR="00563C3C" w:rsidRDefault="00563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D308C" w14:textId="419EF518" w:rsidR="0066240C" w:rsidRDefault="0066240C" w:rsidP="00DE4754">
    <w:pPr>
      <w:pStyle w:val="Encabezado"/>
    </w:pPr>
  </w:p>
  <w:p w14:paraId="77AC2B72" w14:textId="77777777" w:rsidR="0066240C" w:rsidRDefault="006624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C0F8A"/>
    <w:multiLevelType w:val="hybridMultilevel"/>
    <w:tmpl w:val="018211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43A0"/>
    <w:multiLevelType w:val="hybridMultilevel"/>
    <w:tmpl w:val="BF407C5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24F9E"/>
    <w:multiLevelType w:val="hybridMultilevel"/>
    <w:tmpl w:val="3BC43D8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B">
      <w:start w:val="1"/>
      <w:numFmt w:val="lowerRoman"/>
      <w:lvlText w:val="%2."/>
      <w:lvlJc w:val="righ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86665"/>
    <w:multiLevelType w:val="hybridMultilevel"/>
    <w:tmpl w:val="44E2ED8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61B48"/>
    <w:multiLevelType w:val="hybridMultilevel"/>
    <w:tmpl w:val="18E0BB3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C4769"/>
    <w:multiLevelType w:val="hybridMultilevel"/>
    <w:tmpl w:val="1E06209A"/>
    <w:lvl w:ilvl="0" w:tplc="1F6CF936">
      <w:start w:val="1"/>
      <w:numFmt w:val="lowerLetter"/>
      <w:lvlText w:val="%1."/>
      <w:lvlJc w:val="left"/>
      <w:pPr>
        <w:ind w:left="720" w:hanging="360"/>
      </w:pPr>
      <w:rPr>
        <w:rFonts w:eastAsia="Book Antiqua" w:cs="Book Antiqua"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40E32"/>
    <w:multiLevelType w:val="hybridMultilevel"/>
    <w:tmpl w:val="256E6B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FE6C343C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an Carlos Nieto">
    <w15:presenceInfo w15:providerId="Windows Live" w15:userId="179779efb58e1d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FD"/>
    <w:rsid w:val="00001670"/>
    <w:rsid w:val="0000637D"/>
    <w:rsid w:val="0001618C"/>
    <w:rsid w:val="00022DBE"/>
    <w:rsid w:val="000361F1"/>
    <w:rsid w:val="000367C1"/>
    <w:rsid w:val="00036D3F"/>
    <w:rsid w:val="0005683D"/>
    <w:rsid w:val="00060D86"/>
    <w:rsid w:val="00070B80"/>
    <w:rsid w:val="00073015"/>
    <w:rsid w:val="000806D6"/>
    <w:rsid w:val="00082413"/>
    <w:rsid w:val="0008269C"/>
    <w:rsid w:val="000829FD"/>
    <w:rsid w:val="0009160E"/>
    <w:rsid w:val="000A340F"/>
    <w:rsid w:val="000A7254"/>
    <w:rsid w:val="000C1109"/>
    <w:rsid w:val="000E6589"/>
    <w:rsid w:val="00111924"/>
    <w:rsid w:val="0011404A"/>
    <w:rsid w:val="0012340F"/>
    <w:rsid w:val="00126941"/>
    <w:rsid w:val="00163D3F"/>
    <w:rsid w:val="00174AF0"/>
    <w:rsid w:val="00176BEE"/>
    <w:rsid w:val="00176C65"/>
    <w:rsid w:val="001A2802"/>
    <w:rsid w:val="001A4702"/>
    <w:rsid w:val="001D4931"/>
    <w:rsid w:val="001D7B9C"/>
    <w:rsid w:val="001E3512"/>
    <w:rsid w:val="001E5003"/>
    <w:rsid w:val="001F41CF"/>
    <w:rsid w:val="001F4FF1"/>
    <w:rsid w:val="00201A40"/>
    <w:rsid w:val="00216A4A"/>
    <w:rsid w:val="00221E51"/>
    <w:rsid w:val="00257824"/>
    <w:rsid w:val="00273693"/>
    <w:rsid w:val="00274C93"/>
    <w:rsid w:val="00290591"/>
    <w:rsid w:val="002B0241"/>
    <w:rsid w:val="002C43D6"/>
    <w:rsid w:val="002D4768"/>
    <w:rsid w:val="002E3A7F"/>
    <w:rsid w:val="002E3C7C"/>
    <w:rsid w:val="002E5502"/>
    <w:rsid w:val="002E74C3"/>
    <w:rsid w:val="003022E0"/>
    <w:rsid w:val="00302839"/>
    <w:rsid w:val="00311806"/>
    <w:rsid w:val="00314EE4"/>
    <w:rsid w:val="00315E37"/>
    <w:rsid w:val="0032150E"/>
    <w:rsid w:val="0032512D"/>
    <w:rsid w:val="0033244D"/>
    <w:rsid w:val="00346E4B"/>
    <w:rsid w:val="0035487C"/>
    <w:rsid w:val="003550A1"/>
    <w:rsid w:val="00356CE9"/>
    <w:rsid w:val="00361230"/>
    <w:rsid w:val="00363801"/>
    <w:rsid w:val="003709C5"/>
    <w:rsid w:val="00376746"/>
    <w:rsid w:val="00381579"/>
    <w:rsid w:val="003844B0"/>
    <w:rsid w:val="0039154C"/>
    <w:rsid w:val="003A078C"/>
    <w:rsid w:val="003B1CB1"/>
    <w:rsid w:val="003B5855"/>
    <w:rsid w:val="003C45E8"/>
    <w:rsid w:val="003C5756"/>
    <w:rsid w:val="003D304D"/>
    <w:rsid w:val="003D3EB3"/>
    <w:rsid w:val="003F4BEB"/>
    <w:rsid w:val="00405775"/>
    <w:rsid w:val="00410C00"/>
    <w:rsid w:val="00410F3E"/>
    <w:rsid w:val="0042277D"/>
    <w:rsid w:val="00422BD6"/>
    <w:rsid w:val="0044246C"/>
    <w:rsid w:val="00444858"/>
    <w:rsid w:val="00452E21"/>
    <w:rsid w:val="0046764B"/>
    <w:rsid w:val="00484BD3"/>
    <w:rsid w:val="00496ECB"/>
    <w:rsid w:val="00497087"/>
    <w:rsid w:val="004A4BF5"/>
    <w:rsid w:val="004A7A79"/>
    <w:rsid w:val="004B68F9"/>
    <w:rsid w:val="004C5903"/>
    <w:rsid w:val="004C67E3"/>
    <w:rsid w:val="004D2D7C"/>
    <w:rsid w:val="004E7CEA"/>
    <w:rsid w:val="004F3264"/>
    <w:rsid w:val="004F4FEB"/>
    <w:rsid w:val="004F5315"/>
    <w:rsid w:val="00501DDF"/>
    <w:rsid w:val="00510E3C"/>
    <w:rsid w:val="0052097B"/>
    <w:rsid w:val="005349EF"/>
    <w:rsid w:val="0055059F"/>
    <w:rsid w:val="00556AD0"/>
    <w:rsid w:val="00563C3C"/>
    <w:rsid w:val="00572284"/>
    <w:rsid w:val="005738D0"/>
    <w:rsid w:val="00576DE1"/>
    <w:rsid w:val="00577F46"/>
    <w:rsid w:val="0059268C"/>
    <w:rsid w:val="005945E6"/>
    <w:rsid w:val="005A4705"/>
    <w:rsid w:val="005B4181"/>
    <w:rsid w:val="005B5D76"/>
    <w:rsid w:val="005D7D7F"/>
    <w:rsid w:val="005E1BB7"/>
    <w:rsid w:val="00612ABF"/>
    <w:rsid w:val="00651F9A"/>
    <w:rsid w:val="00652D86"/>
    <w:rsid w:val="0066240C"/>
    <w:rsid w:val="0069455C"/>
    <w:rsid w:val="00695CE6"/>
    <w:rsid w:val="006A3197"/>
    <w:rsid w:val="006B32E4"/>
    <w:rsid w:val="006B3772"/>
    <w:rsid w:val="006C682A"/>
    <w:rsid w:val="006E5698"/>
    <w:rsid w:val="006F1E9A"/>
    <w:rsid w:val="006F3357"/>
    <w:rsid w:val="006F5020"/>
    <w:rsid w:val="006F5452"/>
    <w:rsid w:val="00706124"/>
    <w:rsid w:val="0071119B"/>
    <w:rsid w:val="00711876"/>
    <w:rsid w:val="0071294C"/>
    <w:rsid w:val="0071695B"/>
    <w:rsid w:val="00732F5B"/>
    <w:rsid w:val="00753D1C"/>
    <w:rsid w:val="00781457"/>
    <w:rsid w:val="0078673A"/>
    <w:rsid w:val="0079345B"/>
    <w:rsid w:val="007A26CF"/>
    <w:rsid w:val="007A4061"/>
    <w:rsid w:val="007C7FAA"/>
    <w:rsid w:val="007D5795"/>
    <w:rsid w:val="007E2512"/>
    <w:rsid w:val="007E5468"/>
    <w:rsid w:val="00812525"/>
    <w:rsid w:val="00814244"/>
    <w:rsid w:val="00823597"/>
    <w:rsid w:val="00831390"/>
    <w:rsid w:val="00831D8F"/>
    <w:rsid w:val="00835ABD"/>
    <w:rsid w:val="00855F34"/>
    <w:rsid w:val="008621F4"/>
    <w:rsid w:val="008828F0"/>
    <w:rsid w:val="00883287"/>
    <w:rsid w:val="00883E1E"/>
    <w:rsid w:val="00886FF2"/>
    <w:rsid w:val="008E0D81"/>
    <w:rsid w:val="008F4E62"/>
    <w:rsid w:val="008F7F64"/>
    <w:rsid w:val="00921068"/>
    <w:rsid w:val="00922378"/>
    <w:rsid w:val="00926C83"/>
    <w:rsid w:val="0092720F"/>
    <w:rsid w:val="0093375B"/>
    <w:rsid w:val="00934C77"/>
    <w:rsid w:val="00935FE5"/>
    <w:rsid w:val="00942A42"/>
    <w:rsid w:val="00947204"/>
    <w:rsid w:val="0095139F"/>
    <w:rsid w:val="00952DC5"/>
    <w:rsid w:val="00955FEA"/>
    <w:rsid w:val="00961142"/>
    <w:rsid w:val="0096495D"/>
    <w:rsid w:val="00975276"/>
    <w:rsid w:val="009A2AD3"/>
    <w:rsid w:val="009A51DD"/>
    <w:rsid w:val="009A5DC2"/>
    <w:rsid w:val="009D1572"/>
    <w:rsid w:val="009E38A7"/>
    <w:rsid w:val="009E4915"/>
    <w:rsid w:val="009E73A5"/>
    <w:rsid w:val="009F1452"/>
    <w:rsid w:val="009F48D9"/>
    <w:rsid w:val="009F4C90"/>
    <w:rsid w:val="009F7875"/>
    <w:rsid w:val="00A0074F"/>
    <w:rsid w:val="00A0231E"/>
    <w:rsid w:val="00A05B12"/>
    <w:rsid w:val="00A1226D"/>
    <w:rsid w:val="00A17624"/>
    <w:rsid w:val="00A20E66"/>
    <w:rsid w:val="00A26613"/>
    <w:rsid w:val="00A37890"/>
    <w:rsid w:val="00A37E64"/>
    <w:rsid w:val="00A37F8E"/>
    <w:rsid w:val="00A5338F"/>
    <w:rsid w:val="00A700E1"/>
    <w:rsid w:val="00A81473"/>
    <w:rsid w:val="00A85FE8"/>
    <w:rsid w:val="00A90385"/>
    <w:rsid w:val="00A93CC3"/>
    <w:rsid w:val="00AA5BBE"/>
    <w:rsid w:val="00AB3392"/>
    <w:rsid w:val="00AC164E"/>
    <w:rsid w:val="00AC2581"/>
    <w:rsid w:val="00AC4734"/>
    <w:rsid w:val="00AC5503"/>
    <w:rsid w:val="00AC6E13"/>
    <w:rsid w:val="00AE2FB1"/>
    <w:rsid w:val="00AE3280"/>
    <w:rsid w:val="00AF02DD"/>
    <w:rsid w:val="00B021D9"/>
    <w:rsid w:val="00B20985"/>
    <w:rsid w:val="00B216F3"/>
    <w:rsid w:val="00B3596C"/>
    <w:rsid w:val="00B42726"/>
    <w:rsid w:val="00B428E2"/>
    <w:rsid w:val="00B50448"/>
    <w:rsid w:val="00B64DF4"/>
    <w:rsid w:val="00B657D2"/>
    <w:rsid w:val="00B674B1"/>
    <w:rsid w:val="00B8504D"/>
    <w:rsid w:val="00BA1659"/>
    <w:rsid w:val="00BA2794"/>
    <w:rsid w:val="00BC1A31"/>
    <w:rsid w:val="00BC2ECC"/>
    <w:rsid w:val="00BD3E4C"/>
    <w:rsid w:val="00BD6B59"/>
    <w:rsid w:val="00BE2985"/>
    <w:rsid w:val="00BF66A8"/>
    <w:rsid w:val="00C00525"/>
    <w:rsid w:val="00C11EDE"/>
    <w:rsid w:val="00C15044"/>
    <w:rsid w:val="00C246A2"/>
    <w:rsid w:val="00C24F92"/>
    <w:rsid w:val="00C33643"/>
    <w:rsid w:val="00C34EB3"/>
    <w:rsid w:val="00C357EC"/>
    <w:rsid w:val="00C45F4F"/>
    <w:rsid w:val="00C55794"/>
    <w:rsid w:val="00C76C30"/>
    <w:rsid w:val="00C81B4D"/>
    <w:rsid w:val="00C8286C"/>
    <w:rsid w:val="00C855F9"/>
    <w:rsid w:val="00C918DF"/>
    <w:rsid w:val="00C94A82"/>
    <w:rsid w:val="00CB086A"/>
    <w:rsid w:val="00CC0972"/>
    <w:rsid w:val="00CC4039"/>
    <w:rsid w:val="00CF6E11"/>
    <w:rsid w:val="00D02CE3"/>
    <w:rsid w:val="00D264FF"/>
    <w:rsid w:val="00D26D9A"/>
    <w:rsid w:val="00D36D5F"/>
    <w:rsid w:val="00D459B5"/>
    <w:rsid w:val="00D66B44"/>
    <w:rsid w:val="00D71ADD"/>
    <w:rsid w:val="00D81F55"/>
    <w:rsid w:val="00D83D71"/>
    <w:rsid w:val="00D840FE"/>
    <w:rsid w:val="00DB349F"/>
    <w:rsid w:val="00DB3D8A"/>
    <w:rsid w:val="00DB7916"/>
    <w:rsid w:val="00DC4868"/>
    <w:rsid w:val="00DC6FCC"/>
    <w:rsid w:val="00DD0E2A"/>
    <w:rsid w:val="00DE0905"/>
    <w:rsid w:val="00DE38FB"/>
    <w:rsid w:val="00DE4754"/>
    <w:rsid w:val="00DF0376"/>
    <w:rsid w:val="00E12987"/>
    <w:rsid w:val="00E266E0"/>
    <w:rsid w:val="00E3525A"/>
    <w:rsid w:val="00E461FD"/>
    <w:rsid w:val="00E537CD"/>
    <w:rsid w:val="00E53F96"/>
    <w:rsid w:val="00E7446A"/>
    <w:rsid w:val="00E82D53"/>
    <w:rsid w:val="00E85665"/>
    <w:rsid w:val="00E85888"/>
    <w:rsid w:val="00E96223"/>
    <w:rsid w:val="00EA3883"/>
    <w:rsid w:val="00EA4593"/>
    <w:rsid w:val="00EB6933"/>
    <w:rsid w:val="00ED1B69"/>
    <w:rsid w:val="00ED657D"/>
    <w:rsid w:val="00EE6186"/>
    <w:rsid w:val="00EE6A33"/>
    <w:rsid w:val="00EF7E39"/>
    <w:rsid w:val="00F00123"/>
    <w:rsid w:val="00F008D9"/>
    <w:rsid w:val="00F079AA"/>
    <w:rsid w:val="00F12628"/>
    <w:rsid w:val="00F1413D"/>
    <w:rsid w:val="00F16A70"/>
    <w:rsid w:val="00F20C0C"/>
    <w:rsid w:val="00F46D41"/>
    <w:rsid w:val="00F536C6"/>
    <w:rsid w:val="00F651C0"/>
    <w:rsid w:val="00F67B72"/>
    <w:rsid w:val="00F82D79"/>
    <w:rsid w:val="00F87436"/>
    <w:rsid w:val="00F93B2A"/>
    <w:rsid w:val="00F955BE"/>
    <w:rsid w:val="00FA669F"/>
    <w:rsid w:val="00FA7BE8"/>
    <w:rsid w:val="00FB2FC6"/>
    <w:rsid w:val="00FB4D56"/>
    <w:rsid w:val="00FC67C6"/>
    <w:rsid w:val="00FD0412"/>
    <w:rsid w:val="00FD57F7"/>
    <w:rsid w:val="00FD6DC1"/>
    <w:rsid w:val="00FE2AF3"/>
    <w:rsid w:val="00FE7A59"/>
    <w:rsid w:val="00FF3B10"/>
    <w:rsid w:val="00FF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A38469"/>
  <w15:docId w15:val="{CD1BF6C0-9E76-4B9D-B4AB-A83A3911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4C2"/>
    <w:pPr>
      <w:contextualSpacing/>
      <w:jc w:val="both"/>
    </w:pPr>
    <w:rPr>
      <w:rFonts w:ascii="Cambria" w:eastAsia="Times" w:hAnsi="Cambria" w:cs="Cambria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2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E616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E6162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6524C2"/>
    <w:rPr>
      <w:color w:val="0563C1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6524C2"/>
    <w:rPr>
      <w:rFonts w:ascii="Cambria" w:eastAsia="Times" w:hAnsi="Cambria" w:cs="Cambria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524C2"/>
    <w:rPr>
      <w:rFonts w:ascii="Cambria" w:eastAsia="Times" w:hAnsi="Cambria" w:cs="Cambria"/>
      <w:lang w:eastAsia="en-US"/>
    </w:rPr>
  </w:style>
  <w:style w:type="character" w:styleId="Nmerodepgina">
    <w:name w:val="page number"/>
    <w:basedOn w:val="Fuentedeprrafopredeter"/>
    <w:uiPriority w:val="99"/>
    <w:semiHidden/>
    <w:unhideWhenUsed/>
    <w:qFormat/>
    <w:rsid w:val="006524C2"/>
  </w:style>
  <w:style w:type="character" w:customStyle="1" w:styleId="TextonotapieCar">
    <w:name w:val="Texto nota pie Car"/>
    <w:basedOn w:val="Fuentedeprrafopredeter"/>
    <w:link w:val="Textonotapie"/>
    <w:uiPriority w:val="99"/>
    <w:qFormat/>
    <w:rsid w:val="006524C2"/>
    <w:rPr>
      <w:rFonts w:ascii="Cambria" w:eastAsia="Times" w:hAnsi="Cambria" w:cs="Cambria"/>
      <w:lang w:eastAsia="en-US"/>
    </w:rPr>
  </w:style>
  <w:style w:type="character" w:customStyle="1" w:styleId="FootnoteCharacters">
    <w:name w:val="Footnote Characters"/>
    <w:basedOn w:val="Fuentedeprrafopredeter"/>
    <w:uiPriority w:val="99"/>
    <w:unhideWhenUsed/>
    <w:qFormat/>
    <w:rsid w:val="006524C2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524C2"/>
    <w:rPr>
      <w:rFonts w:ascii="Helvetica" w:eastAsia="Times" w:hAnsi="Helvetica" w:cs="Cambria"/>
      <w:sz w:val="18"/>
      <w:szCs w:val="18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6524C2"/>
    <w:rPr>
      <w:color w:val="954F72" w:themeColor="followedHyperlink"/>
      <w:u w:val="single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qFormat/>
    <w:rsid w:val="00FA57CA"/>
    <w:rPr>
      <w:rFonts w:ascii="Helvetica" w:eastAsia="Times" w:hAnsi="Helvetica" w:cs="Cambria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FA426D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FA426D"/>
    <w:rPr>
      <w:rFonts w:ascii="Cambria" w:eastAsia="Times" w:hAnsi="Cambria" w:cs="Cambria"/>
      <w:sz w:val="20"/>
      <w:szCs w:val="20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FA426D"/>
    <w:rPr>
      <w:rFonts w:ascii="Cambria" w:eastAsia="Times" w:hAnsi="Cambria" w:cs="Cambria"/>
      <w:b/>
      <w:bCs/>
      <w:sz w:val="20"/>
      <w:szCs w:val="20"/>
      <w:lang w:eastAsia="en-US"/>
    </w:rPr>
  </w:style>
  <w:style w:type="character" w:customStyle="1" w:styleId="Mencinsinresolver1">
    <w:name w:val="Mención sin resolver1"/>
    <w:basedOn w:val="Fuentedeprrafopredeter"/>
    <w:uiPriority w:val="99"/>
    <w:qFormat/>
    <w:rsid w:val="00FA426D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qFormat/>
    <w:rsid w:val="002B0B1D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asual">
    <w:name w:val="Casual"/>
    <w:basedOn w:val="Ttulo6"/>
    <w:next w:val="Normal"/>
    <w:autoRedefine/>
    <w:qFormat/>
    <w:rsid w:val="00FE6162"/>
    <w:rPr>
      <w:rFonts w:ascii="Times" w:hAnsi="Times"/>
      <w:color w:val="000000" w:themeColor="text1"/>
    </w:rPr>
  </w:style>
  <w:style w:type="paragraph" w:styleId="Prrafodelista">
    <w:name w:val="List Paragraph"/>
    <w:aliases w:val="w Parrafo numerado,Título1"/>
    <w:basedOn w:val="Normal"/>
    <w:link w:val="PrrafodelistaCar"/>
    <w:uiPriority w:val="1"/>
    <w:qFormat/>
    <w:rsid w:val="006524C2"/>
    <w:pPr>
      <w:ind w:left="720"/>
    </w:p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6524C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6524C2"/>
    <w:pPr>
      <w:tabs>
        <w:tab w:val="center" w:pos="4419"/>
        <w:tab w:val="right" w:pos="8838"/>
      </w:tabs>
    </w:pPr>
  </w:style>
  <w:style w:type="paragraph" w:styleId="Textonotapie">
    <w:name w:val="footnote text"/>
    <w:basedOn w:val="Normal"/>
    <w:link w:val="TextonotapieCar"/>
    <w:uiPriority w:val="99"/>
    <w:unhideWhenUsed/>
    <w:rsid w:val="006524C2"/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524C2"/>
    <w:rPr>
      <w:rFonts w:ascii="Helvetica" w:hAnsi="Helvetica"/>
      <w:sz w:val="18"/>
      <w:szCs w:val="18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qFormat/>
    <w:rsid w:val="00FA57CA"/>
    <w:rPr>
      <w:rFonts w:ascii="Helvetica" w:hAnsi="Helvetica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FA42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FA426D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995EA1"/>
    <w:pPr>
      <w:spacing w:beforeAutospacing="1" w:afterAutospacing="1"/>
      <w:jc w:val="left"/>
    </w:pPr>
    <w:rPr>
      <w:rFonts w:ascii="Times New Roman" w:eastAsia="Times New Roman" w:hAnsi="Times New Roman" w:cs="Times New Roman"/>
      <w:lang w:val="es-CO" w:eastAsia="es-ES_tradnl"/>
    </w:rPr>
  </w:style>
  <w:style w:type="paragraph" w:styleId="Revisin">
    <w:name w:val="Revision"/>
    <w:uiPriority w:val="99"/>
    <w:semiHidden/>
    <w:qFormat/>
    <w:rsid w:val="00A67104"/>
    <w:rPr>
      <w:rFonts w:ascii="Cambria" w:eastAsia="Times" w:hAnsi="Cambria" w:cs="Cambria"/>
      <w:lang w:eastAsia="en-US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39"/>
    <w:rsid w:val="004225FB"/>
    <w:rPr>
      <w:lang w:val="es-CO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94720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PrrafodelistaCar">
    <w:name w:val="Párrafo de lista Car"/>
    <w:aliases w:val="w Parrafo numerado Car,Título1 Car"/>
    <w:basedOn w:val="Fuentedeprrafopredeter"/>
    <w:link w:val="Prrafodelista"/>
    <w:uiPriority w:val="34"/>
    <w:locked/>
    <w:rsid w:val="004D2D7C"/>
    <w:rPr>
      <w:rFonts w:ascii="Cambria" w:eastAsia="Times" w:hAnsi="Cambria" w:cs="Cambria"/>
      <w:lang w:eastAsia="en-US"/>
    </w:rPr>
  </w:style>
  <w:style w:type="paragraph" w:customStyle="1" w:styleId="Default">
    <w:name w:val="Default"/>
    <w:rsid w:val="00001670"/>
    <w:pPr>
      <w:suppressAutoHyphens w:val="0"/>
      <w:autoSpaceDE w:val="0"/>
      <w:autoSpaceDN w:val="0"/>
      <w:adjustRightInd w:val="0"/>
    </w:pPr>
    <w:rPr>
      <w:rFonts w:ascii="Tahoma" w:eastAsiaTheme="minorHAnsi" w:hAnsi="Tahoma" w:cs="Tahoma"/>
      <w:color w:val="000000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323DF746163C4FAD91084444035892" ma:contentTypeVersion="16" ma:contentTypeDescription="Crear nuevo documento." ma:contentTypeScope="" ma:versionID="b7c35e07b2fb723f2df610fa38b3617a">
  <xsd:schema xmlns:xsd="http://www.w3.org/2001/XMLSchema" xmlns:xs="http://www.w3.org/2001/XMLSchema" xmlns:p="http://schemas.microsoft.com/office/2006/metadata/properties" xmlns:ns2="fdc3cf66-07f9-4c43-93f2-3dd7d1ad3805" xmlns:ns3="0b86d9a8-fca6-41ff-84f8-78ef1b484cc6" targetNamespace="http://schemas.microsoft.com/office/2006/metadata/properties" ma:root="true" ma:fieldsID="8e91d720b01de8012d55c647af28d954" ns2:_="" ns3:_="">
    <xsd:import namespace="fdc3cf66-07f9-4c43-93f2-3dd7d1ad3805"/>
    <xsd:import namespace="0b86d9a8-fca6-41ff-84f8-78ef1b484c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3cf66-07f9-4c43-93f2-3dd7d1ad38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9dc0ecf6-b049-4163-b1a0-0a2e193564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6d9a8-fca6-41ff-84f8-78ef1b484cc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7c7d867-2f0f-49e7-b814-c7b4f7884a4f}" ma:internalName="TaxCatchAll" ma:showField="CatchAllData" ma:web="0b86d9a8-fca6-41ff-84f8-78ef1b484c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c3cf66-07f9-4c43-93f2-3dd7d1ad3805">
      <Terms xmlns="http://schemas.microsoft.com/office/infopath/2007/PartnerControls"/>
    </lcf76f155ced4ddcb4097134ff3c332f>
    <TaxCatchAll xmlns="0b86d9a8-fca6-41ff-84f8-78ef1b484cc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7CD95DA6-E1BF-4D04-A53C-1D7E1C946E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c3cf66-07f9-4c43-93f2-3dd7d1ad3805"/>
    <ds:schemaRef ds:uri="0b86d9a8-fca6-41ff-84f8-78ef1b484c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D834C0-6136-4E10-B80D-7DB96B244B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DA763C-9D70-427F-B274-BB0A0C9B2DA5}">
  <ds:schemaRefs>
    <ds:schemaRef ds:uri="http://schemas.microsoft.com/office/2006/metadata/properties"/>
    <ds:schemaRef ds:uri="http://schemas.microsoft.com/office/infopath/2007/PartnerControls"/>
    <ds:schemaRef ds:uri="fdc3cf66-07f9-4c43-93f2-3dd7d1ad3805"/>
    <ds:schemaRef ds:uri="0b86d9a8-fca6-41ff-84f8-78ef1b484cc6"/>
  </ds:schemaRefs>
</ds:datastoreItem>
</file>

<file path=customXml/itemProps4.xml><?xml version="1.0" encoding="utf-8"?>
<ds:datastoreItem xmlns:ds="http://schemas.openxmlformats.org/officeDocument/2006/customXml" ds:itemID="{28CDBC6B-5244-475E-AEB9-89C936D42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10</Pages>
  <Words>3010</Words>
  <Characters>16558</Characters>
  <Application>Microsoft Office Word</Application>
  <DocSecurity>0</DocSecurity>
  <Lines>137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dc:description/>
  <cp:lastModifiedBy>usuario</cp:lastModifiedBy>
  <cp:revision>2</cp:revision>
  <cp:lastPrinted>2023-10-09T16:22:00Z</cp:lastPrinted>
  <dcterms:created xsi:type="dcterms:W3CDTF">2024-02-28T14:28:00Z</dcterms:created>
  <dcterms:modified xsi:type="dcterms:W3CDTF">2024-02-28T14:28:00Z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0x010100BF323DF746163C4FAD91084444035892</vt:lpwstr>
  </property>
  <property fmtid="{D5CDD505-2E9C-101B-9397-08002B2CF9AE}" pid="9" name="MediaServiceImageTags">
    <vt:lpwstr/>
  </property>
</Properties>
</file>